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1192A">
      <w:pPr>
        <w:pStyle w:val="2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移事通产品定价与展示系统</w:t>
      </w:r>
      <w:r>
        <w:rPr>
          <w:rFonts w:ascii="Google Sans" w:hAnsi="Google Sans" w:eastAsia="Google Sans" w:cs="Google Sans"/>
          <w:color w:val="1F1F1F"/>
        </w:rPr>
        <w:br w:type="textWrapping"/>
      </w:r>
    </w:p>
    <w:p w14:paraId="6F7B6D18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项目目标： 构建一套“三级火箭（工具-服务-全案）”与“供应链弹药库”相结合的高转化零售系统。</w:t>
      </w:r>
    </w:p>
    <w:p w14:paraId="148F60FE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展示位置： 官网 easiertong.ai/pricing 及 小程序 [方案] 页。</w:t>
      </w:r>
    </w:p>
    <w:p w14:paraId="14B15BA5">
      <w:pPr>
        <w:pStyle w:val="3"/>
        <w:spacing w:before="120" w:after="120" w:line="275" w:lineRule="auto"/>
        <w:rPr>
          <w:rFonts w:ascii="Google Sans Text" w:hAnsi="Google Sans Text" w:eastAsia="Google Sans Text" w:cs="Google Sans Text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96D44">
      <w:pPr>
        <w:pStyle w:val="3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第一部分：C 端零售前台 (Frontend Retail Store)</w:t>
      </w:r>
    </w:p>
    <w:p w14:paraId="4E34AFE7">
      <w:pPr>
        <w:pStyle w:val="3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sz w:val="28"/>
          <w:szCs w:val="28"/>
        </w:rPr>
        <w:t>1、 顶部通栏 (Traffic Entry)</w:t>
      </w:r>
    </w:p>
    <w:p w14:paraId="71203E6A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位置： 页面最顶端悬浮条（Sticky Bar）。</w:t>
      </w:r>
    </w:p>
    <w:p w14:paraId="4619F410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文案： “拿不准？先花 ¥9.9 让易博士为您做一次</w:t>
      </w:r>
      <w:ins w:id="0" w:author="Hylands_Law" w:date="2025-12-16T13:20:00Z">
        <w:del w:id="1" w:author="Hylands_Law [2]" w:date="2025-12-16T20:51:29Z">
          <w:r>
            <w:rPr>
              <w:rFonts w:hint="default" w:ascii="宋体" w:hAnsi="宋体" w:eastAsia="宋体" w:cs="宋体"/>
              <w:lang w:val="en-US"/>
            </w:rPr>
            <w:delText>初步</w:delText>
          </w:r>
        </w:del>
      </w:ins>
      <w:ins w:id="2" w:author="Hylands_Law [2]" w:date="2025-12-16T20:51:33Z">
        <w:r>
          <w:rPr>
            <w:rFonts w:hint="eastAsia" w:ascii="宋体" w:hAnsi="宋体" w:eastAsia="宋体" w:cs="宋体"/>
            <w:lang w:val="en-US" w:eastAsia="zh-CN"/>
          </w:rPr>
          <w:t>系统</w:t>
        </w:r>
      </w:ins>
      <w:ins w:id="3" w:author="Hylands_Law [2]" w:date="2025-12-16T20:51:35Z">
        <w:r>
          <w:rPr>
            <w:rFonts w:hint="eastAsia" w:ascii="宋体" w:hAnsi="宋体" w:eastAsia="宋体" w:cs="宋体"/>
            <w:lang w:val="en-US" w:eastAsia="zh-CN"/>
          </w:rPr>
          <w:t>性</w:t>
        </w:r>
      </w:ins>
      <w:ins w:id="4" w:author="Hylands_Law [2]" w:date="2025-12-16T20:51:36Z">
        <w:r>
          <w:rPr>
            <w:rFonts w:hint="eastAsia" w:ascii="宋体" w:hAnsi="宋体" w:eastAsia="宋体" w:cs="宋体"/>
            <w:lang w:val="en-US" w:eastAsia="zh-CN"/>
          </w:rPr>
          <w:t>的</w:t>
        </w:r>
      </w:ins>
      <w:ins w:id="5" w:author="Hylands_Law [2]" w:date="2025-12-16T20:51:37Z">
        <w:r>
          <w:rPr>
            <w:rFonts w:hint="eastAsia" w:ascii="宋体" w:hAnsi="宋体" w:eastAsia="宋体" w:cs="宋体"/>
            <w:lang w:val="en-US" w:eastAsia="zh-CN"/>
          </w:rPr>
          <w:t>体检</w:t>
        </w:r>
      </w:ins>
      <w:ins w:id="6" w:author="Hylands_Law [2]" w:date="2025-12-16T20:51:38Z">
        <w:r>
          <w:rPr>
            <w:rFonts w:hint="eastAsia" w:ascii="宋体" w:hAnsi="宋体" w:eastAsia="宋体" w:cs="宋体"/>
            <w:lang w:val="en-US" w:eastAsia="zh-CN"/>
          </w:rPr>
          <w:t>和</w:t>
        </w:r>
      </w:ins>
      <w:ins w:id="7" w:author="Hylands_Law" w:date="2025-12-16T13:20:00Z">
        <w:r>
          <w:rPr>
            <w:rFonts w:hint="eastAsia" w:ascii="宋体" w:hAnsi="宋体" w:eastAsia="宋体" w:cs="宋体"/>
          </w:rPr>
          <w:t>评估：基于您提供信息生成方向性分析，仅供参考，不构成法律意见或结果保证</w:t>
        </w:r>
      </w:ins>
      <w:del w:id="8" w:author="Hylands_Law" w:date="2025-12-16T13:20:00Z">
        <w:commentRangeStart w:id="0"/>
        <w:r>
          <w:rPr>
            <w:rFonts w:ascii="Google Sans Text" w:hAnsi="Google Sans Text" w:eastAsia="Google Sans Text" w:cs="Google Sans Text"/>
          </w:rPr>
          <w:delText>【全维身价体检】</w:delText>
        </w:r>
        <w:commentRangeEnd w:id="0"/>
      </w:del>
      <w:del w:id="9" w:author="Hylands_Law" w:date="2025-12-16T13:20:00Z">
        <w:r>
          <w:rPr>
            <w:rStyle w:val="14"/>
          </w:rPr>
          <w:commentReference w:id="0"/>
        </w:r>
      </w:del>
      <w:del w:id="10" w:author="Hylands_Law" w:date="2025-12-16T13:20:00Z">
        <w:r>
          <w:rPr>
            <w:rFonts w:ascii="Google Sans Text" w:hAnsi="Google Sans Text" w:eastAsia="Google Sans Text" w:cs="Google Sans Text"/>
          </w:rPr>
          <w:delText xml:space="preserve"> </w:delText>
        </w:r>
      </w:del>
      <w:r>
        <w:rPr>
          <w:rFonts w:ascii="Google Sans Text" w:hAnsi="Google Sans Text" w:eastAsia="Google Sans Text" w:cs="Google Sans Text"/>
        </w:rPr>
        <w:t>&gt;”</w:t>
      </w:r>
    </w:p>
    <w:p w14:paraId="6A98711D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功能： 点击跳转 9.9 测评收银台。</w:t>
      </w:r>
    </w:p>
    <w:p w14:paraId="1E0A4051">
      <w:pPr>
        <w:pStyle w:val="3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sz w:val="28"/>
          <w:szCs w:val="28"/>
        </w:rPr>
        <w:t>2、 核心 SaaS 产品矩阵 (The Product Matrix)</w:t>
      </w:r>
    </w:p>
    <w:p w14:paraId="6C7239B0">
      <w:pPr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</w:rPr>
        <w:t>布局架构：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三栏并排卡片</w:t>
      </w:r>
      <w:r>
        <w:rPr>
          <w:rFonts w:ascii="Google Sans Text" w:hAnsi="Google Sans Text" w:eastAsia="Google Sans Text" w:cs="Google Sans Text"/>
          <w:color w:val="1F1F1F"/>
        </w:rPr>
        <w:t xml:space="preserve">（左中右） +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底部通栏大图</w:t>
      </w:r>
      <w:r>
        <w:rPr>
          <w:rFonts w:ascii="Google Sans Text" w:hAnsi="Google Sans Text" w:eastAsia="Google Sans Text" w:cs="Google Sans Text"/>
          <w:color w:val="1F1F1F"/>
        </w:rPr>
        <w:t>。</w:t>
      </w:r>
    </w:p>
    <w:tbl>
      <w:tblPr>
        <w:tblStyle w:val="17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4238ECB3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68DE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卡片位置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D173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左侧：规划版 (Framework)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1497F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中间：文书版 (AI Writer)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4A5C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右侧：专家版 (Expert Pro)</w:t>
            </w:r>
          </w:p>
        </w:tc>
      </w:tr>
      <w:tr w14:paraId="7E4DEFA1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7FE36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英文名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06D4F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Easier Plan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8C2A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Easier Draft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F1249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Easier Pro</w:t>
            </w:r>
          </w:p>
        </w:tc>
      </w:tr>
      <w:tr w14:paraId="4F728AFC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709C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定价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A2E6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¥ 2,980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BE63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¥ 7,980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1E396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¥ 35,800</w:t>
            </w:r>
          </w:p>
        </w:tc>
      </w:tr>
      <w:tr w14:paraId="0FD2BE04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869D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Slogan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37256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“骨架我搭好，血肉您来填”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3E498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ins w:id="11" w:author="Hylands_Law" w:date="2025-12-16T13:22:00Z">
              <w:r>
                <w:rPr>
                  <w:rFonts w:hint="eastAsia" w:ascii="宋体" w:hAnsi="宋体" w:eastAsia="宋体" w:cs="宋体"/>
                  <w:b/>
                  <w:bCs/>
                  <w:color w:val="1F1F1F"/>
                </w:rPr>
                <w:t>更贴合审查要点的</w:t>
              </w:r>
            </w:ins>
            <w:ins w:id="12" w:author="Hylands_Law" w:date="2025-12-16T13:22:00Z">
              <w:r>
                <w:rPr>
                  <w:rFonts w:ascii="Google Sans Text" w:hAnsi="Google Sans Text" w:eastAsia="Google Sans Text" w:cs="Google Sans Text"/>
                  <w:b/>
                  <w:bCs/>
                  <w:color w:val="1F1F1F"/>
                </w:rPr>
                <w:t>AI</w:t>
              </w:r>
            </w:ins>
            <w:ins w:id="13" w:author="Hylands_Law" w:date="2025-12-16T13:22:00Z">
              <w:r>
                <w:rPr>
                  <w:rFonts w:hint="eastAsia" w:ascii="宋体" w:hAnsi="宋体" w:eastAsia="宋体" w:cs="宋体"/>
                  <w:b/>
                  <w:bCs/>
                  <w:color w:val="1F1F1F"/>
                </w:rPr>
                <w:t>文书辅助起草</w:t>
              </w:r>
            </w:ins>
            <w:del w:id="14" w:author="Hylands_Law" w:date="2025-12-16T13:22:00Z">
              <w:commentRangeStart w:id="1"/>
              <w:r>
                <w:rPr>
                  <w:rFonts w:ascii="Google Sans Text" w:hAnsi="Google Sans Text" w:eastAsia="Google Sans Text" w:cs="Google Sans Text"/>
                  <w:b/>
                  <w:bCs/>
                  <w:color w:val="1F1F1F"/>
                </w:rPr>
                <w:delText>“比移民官更懂审案的 AI 代笔”</w:delText>
              </w:r>
              <w:commentRangeEnd w:id="1"/>
            </w:del>
            <w:del w:id="15" w:author="Hylands_Law" w:date="2025-12-16T13:22:00Z">
              <w:r>
                <w:rPr>
                  <w:rStyle w:val="14"/>
                </w:rPr>
                <w:commentReference w:id="1"/>
              </w:r>
            </w:del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497FC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“</w:t>
            </w:r>
            <w:commentRangeStart w:id="2"/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前移民官坐镇</w:t>
            </w:r>
            <w:commentRangeEnd w:id="2"/>
            <w:r>
              <w:rPr>
                <w:rStyle w:val="14"/>
              </w:rPr>
              <w:commentReference w:id="2"/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，人工双保险”</w:t>
            </w:r>
          </w:p>
        </w:tc>
      </w:tr>
      <w:tr w14:paraId="63C9892A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61BCF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核心定义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5EF7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全案框架搭建与证据组装系统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2E54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全套文书智能生成系统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1970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人机协同·无忧审核服务</w:t>
            </w:r>
          </w:p>
        </w:tc>
      </w:tr>
      <w:tr w14:paraId="1E2C1D65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1C668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核心卖点</w:t>
            </w:r>
          </w:p>
          <w:p w14:paraId="1B45576F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203FEE32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(文案重点)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1B5F9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✅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全案龙骨搭建：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系统为您生成符合 EB-1A 逻辑的完整申请结构，您只需做“填空题”。</w:t>
            </w:r>
          </w:p>
          <w:p w14:paraId="51F977DF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</w:p>
          <w:p w14:paraId="2D547DC8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✅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证据包 (Exhibit) 自动组装：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不止是清单，系统直接生成 </w:t>
            </w:r>
            <w:commentRangeStart w:id="3"/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USCIS 认可的</w:t>
            </w:r>
            <w:commentRangeEnd w:id="3"/>
            <w:r>
              <w:rPr>
                <w:rStyle w:val="14"/>
              </w:rPr>
              <w:commentReference w:id="3"/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正式证据索引与装订格式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>。</w:t>
            </w:r>
          </w:p>
          <w:p w14:paraId="5B66B00D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</w:p>
          <w:p w14:paraId="4F273513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✅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论证逻辑锁死：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每一项证据放在哪里、证明什么，系统已预设好“法律钩子”，防止逻辑跑偏。</w:t>
            </w:r>
          </w:p>
          <w:p w14:paraId="0A053383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</w:p>
          <w:p w14:paraId="733C25A1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✅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避坑指南：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独家收录 500+ 拒签点排查手册。</w:t>
            </w:r>
          </w:p>
          <w:p w14:paraId="0FDE8D54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</w:p>
          <w:p w14:paraId="037BEC3D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❌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不含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AI 正文撰写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3464A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💎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包含 ¥2980 所有框架功能</w:t>
            </w:r>
          </w:p>
          <w:p w14:paraId="63645816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048577F2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🧠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法律大模型驱动：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绝非普通 AI！基于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INA 移民法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、同步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USCIS 政策手册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、内化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25,300 卷 AAO 判例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训练而成。</w:t>
            </w:r>
          </w:p>
          <w:p w14:paraId="50837125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</w:p>
          <w:p w14:paraId="41C2E932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⚖️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审案级逻辑：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预判签证官的审核G点，自动生成高说服力的推荐信与 PL。</w:t>
            </w:r>
          </w:p>
          <w:p w14:paraId="4CE1BEEE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</w:p>
          <w:p w14:paraId="1ADFFE84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📝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可编辑 Word：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交付完整底稿。</w:t>
            </w:r>
          </w:p>
          <w:p w14:paraId="696946A9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</w:p>
          <w:p w14:paraId="60FFFEE6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🔒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实名锁定：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账号绑定申请人，防中介盗用。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3C39D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💎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包含 ¥7980 所有功能</w:t>
            </w:r>
          </w:p>
          <w:p w14:paraId="055ACE96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013F7B55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👨‍⚖️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人工介入：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</w:t>
            </w:r>
            <w:commentRangeStart w:id="4"/>
            <w:r>
              <w:rPr>
                <w:rFonts w:ascii="Google Sans Text" w:hAnsi="Google Sans Text" w:eastAsia="Google Sans Text" w:cs="Google Sans Text"/>
                <w:color w:val="1F1F1F"/>
              </w:rPr>
              <w:t>前移民官/</w:t>
            </w:r>
            <w:commentRangeEnd w:id="4"/>
            <w:r>
              <w:rPr>
                <w:rStyle w:val="14"/>
              </w:rPr>
              <w:commentReference w:id="4"/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资深专家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2 轮深度精修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>。</w:t>
            </w:r>
          </w:p>
          <w:p w14:paraId="341AFDA0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</w:p>
          <w:p w14:paraId="371E9ECF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🛡️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风控报告：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模拟签证官视角，出具修改意见书。</w:t>
            </w:r>
          </w:p>
          <w:p w14:paraId="45E84AC3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</w:p>
          <w:p w14:paraId="00DFA04E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✨ </w:t>
            </w:r>
            <w:ins w:id="16" w:author="Hylands_Law" w:date="2025-12-16T13:31:00Z">
              <w:r>
                <w:rPr>
                  <w:rFonts w:hint="eastAsia" w:ascii="宋体" w:hAnsi="宋体" w:eastAsia="宋体" w:cs="宋体"/>
                  <w:b/>
                  <w:bCs/>
                  <w:color w:val="1F1F1F"/>
                </w:rPr>
                <w:t>表格信息录入支持：</w:t>
              </w:r>
            </w:ins>
            <w:ins w:id="17" w:author="Hylands_Law" w:date="2025-12-16T13:31:00Z">
              <w:r>
                <w:rPr>
                  <w:rFonts w:hint="eastAsia" w:ascii="宋体" w:hAnsi="宋体" w:eastAsia="宋体" w:cs="宋体"/>
                  <w:color w:val="1F1F1F"/>
                </w:rPr>
                <w:t>在您明确授权下由专员协助录入，提交前由您逐项确认。</w:t>
              </w:r>
            </w:ins>
            <w:del w:id="18" w:author="Hylands_Law" w:date="2025-12-16T13:31:00Z">
              <w:commentRangeStart w:id="5"/>
              <w:r>
                <w:rPr>
                  <w:rFonts w:ascii="Google Sans Text" w:hAnsi="Google Sans Text" w:eastAsia="Google Sans Text" w:cs="Google Sans Text"/>
                  <w:b/>
                  <w:bCs/>
                  <w:color w:val="1F1F1F"/>
                </w:rPr>
                <w:delText>代填表服务</w:delText>
              </w:r>
              <w:commentRangeEnd w:id="5"/>
            </w:del>
            <w:del w:id="19" w:author="Hylands_Law" w:date="2025-12-16T13:31:00Z">
              <w:r>
                <w:rPr>
                  <w:rStyle w:val="14"/>
                </w:rPr>
                <w:commentReference w:id="5"/>
              </w:r>
            </w:del>
            <w:del w:id="20" w:author="Hylands_Law" w:date="2025-12-16T13:31:00Z">
              <w:r>
                <w:rPr>
                  <w:rFonts w:ascii="Google Sans Text" w:hAnsi="Google Sans Text" w:eastAsia="Google Sans Text" w:cs="Google Sans Text"/>
                  <w:b/>
                  <w:bCs/>
                  <w:color w:val="1F1F1F"/>
                </w:rPr>
                <w:delText>：</w:delText>
              </w:r>
            </w:del>
            <w:del w:id="21" w:author="Hylands_Law" w:date="2025-12-16T13:31:00Z">
              <w:r>
                <w:rPr>
                  <w:rFonts w:ascii="Google Sans Text" w:hAnsi="Google Sans Text" w:eastAsia="Google Sans Text" w:cs="Google Sans Text"/>
                  <w:color w:val="1F1F1F"/>
                </w:rPr>
                <w:delText xml:space="preserve"> 赠送数据专员操作，您只管确认。</w:delText>
              </w:r>
            </w:del>
          </w:p>
        </w:tc>
      </w:tr>
      <w:tr w14:paraId="4997383D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4291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支付方式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B74C4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[ 微信/支付宝秒付 ]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47A3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[ 微信/支付宝秒付 ]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7C204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[ 微信/支付宝秒付 ]</w:t>
            </w:r>
          </w:p>
        </w:tc>
      </w:tr>
      <w:tr w14:paraId="6366CEA1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16DC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按钮文案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B7F30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[ 获取全案框架 ]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2900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[ 立即生成文案 ]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8679C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[ 申请审核名额 ]</w:t>
            </w:r>
          </w:p>
        </w:tc>
      </w:tr>
    </w:tbl>
    <w:p w14:paraId="1AA4BCBA">
      <w:pPr>
        <w:pStyle w:val="4"/>
        <w:spacing w:before="48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底部通栏大图 (The Anchor)</w:t>
      </w:r>
    </w:p>
    <w:p w14:paraId="4851BDCB">
      <w:pPr>
        <w:numPr>
          <w:ilvl w:val="0"/>
          <w:numId w:val="2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产品：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Easier VIP (全案托管版)</w:t>
      </w:r>
    </w:p>
    <w:p w14:paraId="7A17A8D4">
      <w:pPr>
        <w:numPr>
          <w:ilvl w:val="0"/>
          <w:numId w:val="2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价格：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$30,000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r>
        <w:rPr>
          <w:rFonts w:ascii="Google Sans Text" w:hAnsi="Google Sans Text" w:eastAsia="Google Sans Text" w:cs="Google Sans Text"/>
          <w:i/>
          <w:iCs/>
          <w:color w:val="1F1F1F"/>
        </w:rPr>
        <w:t>(美元显示)</w:t>
      </w:r>
    </w:p>
    <w:p w14:paraId="289EF84A">
      <w:pPr>
        <w:numPr>
          <w:ilvl w:val="0"/>
          <w:numId w:val="2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文案：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“需要</w:t>
      </w:r>
      <w:commentRangeStart w:id="6"/>
      <w:r>
        <w:rPr>
          <w:rFonts w:ascii="Google Sans Text" w:hAnsi="Google Sans Text" w:eastAsia="Google Sans Text" w:cs="Google Sans Text"/>
          <w:b/>
          <w:bCs/>
          <w:color w:val="1F1F1F"/>
        </w:rPr>
        <w:t>律师代理 +</w:t>
      </w:r>
      <w:ins w:id="22" w:author="Hylands_Law" w:date="2025-12-16T13:33:00Z">
        <w:del w:id="23" w:author="Hylands_Law [2]" w:date="2025-12-16T20:52:21Z">
          <w:r>
            <w:rPr>
              <w:rFonts w:hint="default" w:ascii="宋体" w:hAnsi="宋体" w:eastAsia="宋体" w:cs="宋体"/>
              <w:b/>
              <w:bCs/>
              <w:color w:val="1F1F1F"/>
              <w:lang w:val="en-US"/>
            </w:rPr>
            <w:delText>长期跟踪</w:delText>
          </w:r>
        </w:del>
      </w:ins>
      <w:ins w:id="24" w:author="Hylands_Law [2]" w:date="2025-12-16T20:52:24Z">
        <w:r>
          <w:rPr>
            <w:rFonts w:hint="eastAsia" w:ascii="宋体" w:hAnsi="宋体" w:eastAsia="宋体" w:cs="宋体"/>
            <w:b/>
            <w:bCs/>
            <w:color w:val="1F1F1F"/>
            <w:lang w:val="en-US" w:eastAsia="zh-CN"/>
          </w:rPr>
          <w:t>全流程</w:t>
        </w:r>
      </w:ins>
      <w:ins w:id="25" w:author="Hylands_Law [2]" w:date="2025-12-16T20:52:25Z">
        <w:r>
          <w:rPr>
            <w:rFonts w:hint="eastAsia" w:ascii="宋体" w:hAnsi="宋体" w:eastAsia="宋体" w:cs="宋体"/>
            <w:b/>
            <w:bCs/>
            <w:color w:val="1F1F1F"/>
            <w:lang w:val="en-US" w:eastAsia="zh-CN"/>
          </w:rPr>
          <w:t>支持</w:t>
        </w:r>
      </w:ins>
      <w:del w:id="26" w:author="Hylands_Law" w:date="2025-12-16T13:33:00Z">
        <w:r>
          <w:rPr>
            <w:rFonts w:ascii="Google Sans Text" w:hAnsi="Google Sans Text" w:eastAsia="Google Sans Text" w:cs="Google Sans Text"/>
            <w:b/>
            <w:bCs/>
            <w:color w:val="1F1F1F"/>
          </w:rPr>
          <w:delText>终身负责</w:delText>
        </w:r>
        <w:commentRangeEnd w:id="6"/>
      </w:del>
      <w:del w:id="27" w:author="Hylands_Law" w:date="2025-12-16T13:33:00Z">
        <w:r>
          <w:rPr>
            <w:rStyle w:val="14"/>
          </w:rPr>
          <w:commentReference w:id="6"/>
        </w:r>
      </w:del>
      <w:r>
        <w:rPr>
          <w:rFonts w:ascii="Google Sans Text" w:hAnsi="Google Sans Text" w:eastAsia="Google Sans Text" w:cs="Google Sans Text"/>
          <w:b/>
          <w:bCs/>
          <w:color w:val="1F1F1F"/>
        </w:rPr>
        <w:t>？预约首席顾问 &gt;”</w:t>
      </w:r>
    </w:p>
    <w:p w14:paraId="5F3A1649">
      <w:pPr>
        <w:numPr>
          <w:ilvl w:val="0"/>
          <w:numId w:val="2"/>
        </w:numPr>
        <w:spacing w:after="120"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功能：</w:t>
      </w:r>
      <w:r>
        <w:rPr>
          <w:rFonts w:ascii="Google Sans Text" w:hAnsi="Google Sans Text" w:eastAsia="Google Sans Text" w:cs="Google Sans Text"/>
          <w:color w:val="1F1F1F"/>
        </w:rPr>
        <w:t xml:space="preserve"> 点击弹出预约表单（仅留资，不支付）。</w:t>
      </w:r>
    </w:p>
    <w:p w14:paraId="72253DBE">
      <w:pPr>
        <w:pStyle w:val="3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sz w:val="28"/>
          <w:szCs w:val="28"/>
        </w:rPr>
        <w:t>3、 供应链资源专区 (Supply Chain)</w:t>
      </w:r>
    </w:p>
    <w:p w14:paraId="6AB49A04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展示逻辑： Tab 切换。只展示“套餐一口价”，不展示单价。</w:t>
      </w:r>
    </w:p>
    <w:p w14:paraId="1430E781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数据来源： 严格对齐您的《资源项目》Excel 表格。</w:t>
      </w:r>
    </w:p>
    <w:p w14:paraId="4E6A54CC">
      <w:pPr>
        <w:pStyle w:val="4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commentRangeStart w:id="7"/>
      <w:r>
        <w:rPr>
          <w:rFonts w:ascii="Google Sans" w:hAnsi="Google Sans" w:eastAsia="Google Sans" w:cs="Google Sans"/>
          <w:color w:val="1F1F1F"/>
        </w:rPr>
        <w:t>【Tab A：学术科研加速包 (Scholar Boost)】</w:t>
      </w:r>
      <w:commentRangeEnd w:id="7"/>
      <w:r>
        <w:rPr>
          <w:rStyle w:val="14"/>
          <w:b w:val="0"/>
          <w:bCs w:val="0"/>
        </w:rPr>
        <w:commentReference w:id="7"/>
      </w:r>
    </w:p>
    <w:p w14:paraId="483F39F6">
      <w:pPr>
        <w:spacing w:after="240" w:line="275" w:lineRule="auto"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</w:rPr>
        <w:t>针对：教授、博士、研究员及具有硕士学历毕业不足 3 年的申请人</w:t>
      </w:r>
    </w:p>
    <w:tbl>
      <w:tblPr>
        <w:tblStyle w:val="18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49C93D3E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1A4F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资源名称 (C端展示)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00A2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交付标准 (Excel对应)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A7B1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C 端一口价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E81D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合规服务定义 (写在详情页)</w:t>
            </w:r>
          </w:p>
        </w:tc>
      </w:tr>
      <w:tr w14:paraId="6BAD0B01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AB962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hint="eastAsia" w:ascii="Google Sans Text" w:hAnsi="Google Sans Text" w:eastAsia="Google Sans Text" w:cs="Google Sans Text"/>
                <w:b/>
                <w:bCs/>
                <w:color w:val="1F1F1F"/>
              </w:rPr>
              <w:t>国际出版支持服务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C4E4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highlight w:val="yellow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highlight w:val="yellow"/>
              </w:rPr>
              <w:t>8 篇</w:t>
            </w:r>
            <w:r>
              <w:rPr>
                <w:rFonts w:hint="eastAsia" w:ascii="Google Sans Text" w:hAnsi="Google Sans Text" w:eastAsia="Google Sans Text" w:cs="Google Sans Text"/>
                <w:color w:val="1F1F1F"/>
                <w:highlight w:val="yellow"/>
              </w:rPr>
              <w:t>，提供选题咨询、数据分析辅导、母语润色、投稿期刊匹配策略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70A3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¥ 34,000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A8A77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提供选题策划、期刊匹配及投稿指导，助力成果被国际核心数据库收录。</w:t>
            </w:r>
          </w:p>
        </w:tc>
      </w:tr>
      <w:tr w14:paraId="585EB2C4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C1DE8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学术影响力引证</w:t>
            </w:r>
            <w:r>
              <w:rPr>
                <w:rFonts w:hint="eastAsia" w:ascii="Google Sans Text" w:hAnsi="Google Sans Text" w:eastAsia="Google Sans Text" w:cs="Google Sans Text"/>
                <w:b/>
                <w:bCs/>
                <w:color w:val="1F1F1F"/>
              </w:rPr>
              <w:t>提升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CEA4E9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highlight w:val="yellow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  <w:highlight w:val="yellow"/>
              </w:rPr>
              <w:t>学术成就影响力提升/推广服务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7B8C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¥ 18,000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79F9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通过学术社区推广与同行交流，自然提升论文的国际关注度与被引频次。</w:t>
            </w:r>
          </w:p>
        </w:tc>
      </w:tr>
      <w:tr w14:paraId="18C2BE54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5326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同行评审席位推荐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A4854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5 次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国际审稿机会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4C93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¥ 9,000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8098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ins w:id="28" w:author="Hylands_Law" w:date="2025-12-16T13:36:00Z">
              <w:r>
                <w:rPr>
                  <w:rFonts w:hint="eastAsia" w:ascii="宋体" w:hAnsi="宋体" w:eastAsia="宋体" w:cs="宋体"/>
                  <w:color w:val="1F1F1F"/>
                </w:rPr>
                <w:t>提供期刊</w:t>
              </w:r>
            </w:ins>
            <w:ins w:id="29" w:author="Hylands_Law" w:date="2025-12-16T13:36:00Z">
              <w:r>
                <w:rPr>
                  <w:rFonts w:ascii="Google Sans Text" w:hAnsi="Google Sans Text" w:eastAsia="Google Sans Text" w:cs="Google Sans Text"/>
                  <w:color w:val="1F1F1F"/>
                </w:rPr>
                <w:t>/</w:t>
              </w:r>
            </w:ins>
            <w:ins w:id="30" w:author="Hylands_Law" w:date="2025-12-16T13:36:00Z">
              <w:r>
                <w:rPr>
                  <w:rFonts w:hint="eastAsia" w:ascii="宋体" w:hAnsi="宋体" w:eastAsia="宋体" w:cs="宋体"/>
                  <w:color w:val="1F1F1F"/>
                </w:rPr>
                <w:t>会议审稿资格申请咨询与材料准备辅导。</w:t>
              </w:r>
            </w:ins>
            <w:del w:id="31" w:author="Hylands_Law" w:date="2025-12-16T13:36:00Z">
              <w:commentRangeStart w:id="8"/>
              <w:r>
                <w:rPr>
                  <w:rFonts w:ascii="Google Sans Text" w:hAnsi="Google Sans Text" w:eastAsia="Google Sans Text" w:cs="Google Sans Text"/>
                  <w:color w:val="1F1F1F"/>
                </w:rPr>
                <w:delText>推荐您进入国际期刊/会议专家库，行使审稿权，积累“评审”证据。</w:delText>
              </w:r>
              <w:commentRangeEnd w:id="8"/>
            </w:del>
            <w:del w:id="32" w:author="Hylands_Law" w:date="2025-12-16T13:36:00Z">
              <w:r>
                <w:rPr>
                  <w:rStyle w:val="14"/>
                </w:rPr>
                <w:commentReference w:id="8"/>
              </w:r>
            </w:del>
          </w:p>
        </w:tc>
      </w:tr>
      <w:tr w14:paraId="419D2D18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EEC7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commentRangeStart w:id="9"/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权威专家证言采集</w:t>
            </w:r>
            <w:commentRangeEnd w:id="9"/>
            <w:r>
              <w:rPr>
                <w:rStyle w:val="14"/>
              </w:rPr>
              <w:commentReference w:id="9"/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8019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2 封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顶尖专家签字推荐信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CFAA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¥ 18,000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A44C6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ins w:id="33" w:author="Hylands_Law" w:date="2025-12-16T13:38:00Z">
              <w:r>
                <w:rPr>
                  <w:rFonts w:hint="eastAsia" w:ascii="宋体" w:hAnsi="宋体" w:eastAsia="宋体" w:cs="宋体"/>
                  <w:color w:val="1F1F1F"/>
                </w:rPr>
                <w:t>在申请人真实经历基础上，提供推荐信结构与表达优化及专家沟通协调支持。</w:t>
              </w:r>
            </w:ins>
            <w:del w:id="34" w:author="Hylands_Law" w:date="2025-12-16T13:38:00Z">
              <w:r>
                <w:rPr>
                  <w:rFonts w:ascii="Google Sans Text" w:hAnsi="Google Sans Text" w:eastAsia="Google Sans Text" w:cs="Google Sans Text"/>
                  <w:color w:val="1F1F1F"/>
                </w:rPr>
                <w:delText>协助联络行业顶尖专家，获取客观、公正的专业评价意见书。</w:delText>
              </w:r>
            </w:del>
          </w:p>
        </w:tc>
      </w:tr>
      <w:tr w14:paraId="33A5E8CB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8569C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成果商业价值评估函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87800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封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权威机构价值证明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72DAC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¥ 14,500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B22C0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由权威机构出具的“技术应用价值”或“商业落地前景”评估报告。</w:t>
            </w:r>
          </w:p>
        </w:tc>
      </w:tr>
      <w:tr w14:paraId="2A3A0244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3C14C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国际会议受邀/任职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9B3B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个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关键角色证明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55FD8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¥ 7,200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9668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协助获取国际学术会议的演讲邀请、组委会聘书或关键角色证明。</w:t>
            </w:r>
          </w:p>
        </w:tc>
      </w:tr>
      <w:tr w14:paraId="07841744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97BB0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国际学术组织会籍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B2A80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3 个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行业协会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6BE4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¥ 7,200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4DCE7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分析资质，指导并协助申请加入国家级/国际级学术组织。</w:t>
            </w:r>
          </w:p>
        </w:tc>
      </w:tr>
      <w:tr w14:paraId="36B2BD3A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77264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技术产权布局与确权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2456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4 个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原创专利/软著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0CBEC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¥ 20,000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EB9E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协助将您的隐性科研成果转化为显性的专利或软著资产，完成法律确权。</w:t>
            </w:r>
          </w:p>
        </w:tc>
      </w:tr>
    </w:tbl>
    <w:p w14:paraId="3A653A2B">
      <w:pPr>
        <w:pStyle w:val="4"/>
        <w:spacing w:before="48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【Tab B：商业领袖影响力包 (Business Boost)】</w:t>
      </w:r>
    </w:p>
    <w:p w14:paraId="361EED88">
      <w:pPr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</w:rPr>
        <w:t>针对：企业家、高管、技术人员等工作经验丰富的专业人士</w:t>
      </w:r>
    </w:p>
    <w:p w14:paraId="66656CE4">
      <w:pPr>
        <w:rPr>
          <w:rFonts w:ascii="Google Sans Text" w:hAnsi="Google Sans Text" w:eastAsia="Google Sans Text" w:cs="Google Sans Text"/>
          <w:i/>
          <w:iCs/>
          <w:color w:val="1F1F1F"/>
        </w:rPr>
      </w:pPr>
    </w:p>
    <w:tbl>
      <w:tblPr>
        <w:tblStyle w:val="20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7EAFDA7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07297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资源名称 (C端展示)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502BF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交付标准 (Excel对应)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AABE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C 端一口价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19E4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合规服务定义 (写在详情页)</w:t>
            </w:r>
          </w:p>
        </w:tc>
      </w:tr>
      <w:tr w14:paraId="221C6BA9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DE936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行业领袖舆论矩阵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361A1F">
            <w:pPr>
              <w:spacing w:before="120" w:after="120" w:line="275" w:lineRule="auto"/>
              <w:rPr>
                <w:rFonts w:hint="eastAsia" w:ascii="Google Sans Text" w:hAnsi="Google Sans Text" w:eastAsia="Google Sans Text" w:cs="Google Sans Text"/>
                <w:color w:val="1F1F1F"/>
                <w:lang w:val="en-US" w:eastAsia="zh-CN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3 篇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主流网媒专访</w:t>
            </w:r>
            <w:ins w:id="35" w:author="Hylands_Law [2]" w:date="2025-12-16T20:53:02Z">
              <w:r>
                <w:rPr>
                  <w:rFonts w:hint="eastAsia" w:ascii="Google Sans Text" w:hAnsi="Google Sans Text" w:eastAsia="Google Sans Text" w:cs="Google Sans Text"/>
                  <w:color w:val="1F1F1F"/>
                  <w:lang w:val="en-US" w:eastAsia="zh-CN"/>
                </w:rPr>
                <w:t>策划</w:t>
              </w:r>
            </w:ins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1CCD06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¥ 7,200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BE3AA">
            <w:pPr>
              <w:spacing w:before="120" w:after="120" w:line="275" w:lineRule="auto"/>
              <w:rPr>
                <w:rFonts w:hint="eastAsia" w:ascii="Google Sans Text" w:hAnsi="Google Sans Text" w:cs="Google Sans Text" w:eastAsiaTheme="minorEastAsia"/>
                <w:color w:val="1F1F1F"/>
              </w:rPr>
            </w:pPr>
            <w:del w:id="36" w:author="Hylands_Law" w:date="2025-12-16T13:41:00Z">
              <w:commentRangeStart w:id="10"/>
              <w:r>
                <w:rPr>
                  <w:rFonts w:ascii="Google Sans Text" w:hAnsi="Google Sans Text" w:eastAsia="Google Sans Text" w:cs="Google Sans Text"/>
                  <w:color w:val="1F1F1F"/>
                </w:rPr>
                <w:delText>全美主流媒体专访策划与分发，构建符合移民局要求的公众影响力矩阵。</w:delText>
              </w:r>
              <w:commentRangeEnd w:id="10"/>
            </w:del>
            <w:del w:id="37" w:author="Hylands_Law" w:date="2025-12-16T13:41:00Z">
              <w:r>
                <w:rPr>
                  <w:rStyle w:val="14"/>
                </w:rPr>
                <w:commentReference w:id="10"/>
              </w:r>
            </w:del>
            <w:ins w:id="38" w:author="Hylands_Law" w:date="2025-12-16T13:41:00Z">
              <w:r>
                <w:rPr>
                  <w:rFonts w:hint="eastAsia" w:ascii="宋体" w:hAnsi="宋体" w:eastAsia="宋体" w:cs="宋体"/>
                  <w:color w:val="1F1F1F"/>
                </w:rPr>
                <w:t>提供媒体传播策划与发布协调（如涉及付费合作将作明确披露），内容须基于真实经历与可核验信息。</w:t>
              </w:r>
            </w:ins>
          </w:p>
        </w:tc>
      </w:tr>
      <w:tr w14:paraId="51AAA303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04E2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商业模式知识产权固化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EACAC">
            <w:pPr>
              <w:spacing w:before="120" w:after="120" w:line="275" w:lineRule="auto"/>
              <w:rPr>
                <w:rFonts w:hint="default" w:ascii="Google Sans Text" w:hAnsi="Google Sans Text" w:eastAsia="Google Sans Text" w:cs="Google Sans Text"/>
                <w:color w:val="1F1F1F"/>
                <w:lang w:val="en-US" w:eastAsia="zh-CN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5 个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商业软著/课题</w:t>
            </w:r>
            <w:ins w:id="39" w:author="Hylands_Law [2]" w:date="2025-12-16T20:52:57Z">
              <w:r>
                <w:rPr>
                  <w:rFonts w:hint="eastAsia" w:ascii="Google Sans Text" w:hAnsi="Google Sans Text" w:eastAsia="Google Sans Text" w:cs="Google Sans Text"/>
                  <w:color w:val="1F1F1F"/>
                  <w:lang w:val="en-US" w:eastAsia="zh-CN"/>
                </w:rPr>
                <w:t>协助</w:t>
              </w:r>
            </w:ins>
            <w:ins w:id="40" w:author="Hylands_Law [2]" w:date="2025-12-16T20:52:58Z">
              <w:r>
                <w:rPr>
                  <w:rFonts w:hint="eastAsia" w:ascii="Google Sans Text" w:hAnsi="Google Sans Text" w:eastAsia="Google Sans Text" w:cs="Google Sans Text"/>
                  <w:color w:val="1F1F1F"/>
                  <w:lang w:val="en-US" w:eastAsia="zh-CN"/>
                </w:rPr>
                <w:t>申报</w:t>
              </w:r>
            </w:ins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9C1EC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¥ 25,000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0B403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挖掘企业管理与商业模式中的创新点，协助申请软件著作权或商业方法专利。</w:t>
            </w:r>
          </w:p>
        </w:tc>
      </w:tr>
      <w:tr w14:paraId="1A4D0830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C69E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行业赛事/标准评审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0D03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highlight w:val="yellow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highlight w:val="yellow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highlight w:val="yellow"/>
              </w:rPr>
              <w:t>5 次</w:t>
            </w:r>
            <w:r>
              <w:rPr>
                <w:rFonts w:ascii="Google Sans Text" w:hAnsi="Google Sans Text" w:eastAsia="Google Sans Text" w:cs="Google Sans Text"/>
                <w:color w:val="1F1F1F"/>
                <w:highlight w:val="yellow"/>
              </w:rPr>
              <w:t xml:space="preserve"> </w:t>
            </w:r>
            <w:r>
              <w:rPr>
                <w:rFonts w:hint="eastAsia" w:ascii="Google Sans Text" w:hAnsi="Google Sans Text" w:eastAsia="Google Sans Text" w:cs="Google Sans Text"/>
                <w:color w:val="1F1F1F"/>
                <w:highlight w:val="yellow"/>
              </w:rPr>
              <w:t>学术成就支持服务以提升审稿可能性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53EE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¥ 9,000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6DAE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  <w:highlight w:val="yellow"/>
              </w:rPr>
              <w:t>提供学术成就支持服务以提升审稿可能性</w:t>
            </w:r>
          </w:p>
        </w:tc>
      </w:tr>
      <w:tr w14:paraId="7333B996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C3934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商业刊物发表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03FC8">
            <w:pPr>
              <w:spacing w:before="120" w:after="120" w:line="275" w:lineRule="auto"/>
              <w:rPr>
                <w:rFonts w:hint="default" w:ascii="Google Sans Text" w:hAnsi="Google Sans Text" w:eastAsia="Google Sans Text" w:cs="Google Sans Text"/>
                <w:color w:val="1F1F1F"/>
                <w:lang w:val="en-US"/>
              </w:rPr>
            </w:pPr>
            <w:commentRangeStart w:id="11"/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5 篇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学术文章</w:t>
            </w:r>
            <w:commentRangeEnd w:id="11"/>
            <w:r>
              <w:rPr>
                <w:rStyle w:val="14"/>
              </w:rPr>
              <w:commentReference w:id="11"/>
            </w:r>
            <w:ins w:id="41" w:author="Hylands_Law [2]" w:date="2025-12-16T20:52:50Z">
              <w:r>
                <w:rPr>
                  <w:rFonts w:hint="eastAsia" w:ascii="Google Sans Text" w:hAnsi="Google Sans Text" w:eastAsia="Google Sans Text" w:cs="Google Sans Text"/>
                  <w:color w:val="1F1F1F"/>
                  <w:lang w:val="en-US" w:eastAsia="zh-CN"/>
                </w:rPr>
                <w:t>辅导</w:t>
              </w:r>
            </w:ins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16703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¥ 20,000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CC86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协助您在商业评论期刊或行业垂直媒体上发表专业署名文章。</w:t>
            </w:r>
          </w:p>
        </w:tc>
      </w:tr>
      <w:tr w14:paraId="7F934147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58BA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行业大咖独立推荐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EDD0F">
            <w:pPr>
              <w:spacing w:before="120" w:after="120" w:line="275" w:lineRule="auto"/>
              <w:rPr>
                <w:rFonts w:hint="default" w:ascii="Google Sans Text" w:hAnsi="Google Sans Text" w:eastAsia="Google Sans Text" w:cs="Google Sans Text"/>
                <w:color w:val="1F1F1F"/>
                <w:lang w:val="en-US" w:eastAsia="zh-CN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2 封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推荐信</w:t>
            </w:r>
            <w:ins w:id="42" w:author="Hylands_Law [2]" w:date="2025-12-16T20:52:53Z">
              <w:r>
                <w:rPr>
                  <w:rFonts w:hint="eastAsia" w:ascii="Google Sans Text" w:hAnsi="Google Sans Text" w:eastAsia="Google Sans Text" w:cs="Google Sans Text"/>
                  <w:color w:val="1F1F1F"/>
                  <w:lang w:val="en-US" w:eastAsia="zh-CN"/>
                </w:rPr>
                <w:t>辅导</w:t>
              </w:r>
            </w:ins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0037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¥ 18,000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73BFB8">
            <w:pPr>
              <w:spacing w:before="120" w:after="120" w:line="275" w:lineRule="auto"/>
              <w:rPr>
                <w:rFonts w:hint="eastAsia" w:ascii="Google Sans Text" w:hAnsi="Google Sans Text" w:eastAsia="Google Sans Text" w:cs="Google Sans Text"/>
                <w:color w:val="1F1F1F"/>
                <w:lang w:eastAsia="zh-CN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</w:rPr>
              <w:t>基于申请人参与的真实项目，提供内容优化服务，帮助打造贴合经历、凸显优势的优质推荐信，助力申请顺利推进</w:t>
            </w:r>
            <w:ins w:id="43" w:author="Hylands_Law [2]" w:date="2025-12-16T18:47:16Z">
              <w:r>
                <w:rPr>
                  <w:rFonts w:hint="eastAsia" w:ascii="Google Sans Text" w:hAnsi="Google Sans Text" w:eastAsia="Google Sans Text" w:cs="Google Sans Text"/>
                  <w:color w:val="1F1F1F"/>
                  <w:lang w:eastAsia="zh-CN"/>
                </w:rPr>
                <w:t>。</w:t>
              </w:r>
            </w:ins>
          </w:p>
        </w:tc>
      </w:tr>
      <w:tr w14:paraId="38856684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CCF9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北美商业合作意向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0FCBA">
            <w:pPr>
              <w:spacing w:before="120" w:after="120" w:line="275" w:lineRule="auto"/>
              <w:rPr>
                <w:rFonts w:hint="default" w:ascii="Google Sans Text" w:hAnsi="Google Sans Text" w:eastAsia="Google Sans Text" w:cs="Google Sans Text"/>
                <w:color w:val="1F1F1F"/>
                <w:lang w:val="en-US" w:eastAsia="zh-CN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份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合作意向书 (LOI)</w:t>
            </w:r>
            <w:ins w:id="44" w:author="Hylands_Law [2]" w:date="2025-12-16T20:53:06Z">
              <w:r>
                <w:rPr>
                  <w:rFonts w:hint="eastAsia" w:ascii="Google Sans Text" w:hAnsi="Google Sans Text" w:eastAsia="Google Sans Text" w:cs="Google Sans Text"/>
                  <w:color w:val="1F1F1F"/>
                  <w:lang w:val="en-US" w:eastAsia="zh-CN"/>
                </w:rPr>
                <w:t>辅导</w:t>
              </w:r>
            </w:ins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07540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¥ 12,800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EEF73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协助对接美国本土企业，获取真实有效的合作意向书或业务邀请函。</w:t>
            </w:r>
          </w:p>
        </w:tc>
      </w:tr>
      <w:tr w14:paraId="396DDCF1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AB05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国际商会/协会会籍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C865D">
            <w:pPr>
              <w:spacing w:before="120" w:after="120" w:line="275" w:lineRule="auto"/>
              <w:rPr>
                <w:rFonts w:hint="default" w:ascii="Google Sans Text" w:hAnsi="Google Sans Text" w:eastAsia="Google Sans Text" w:cs="Google Sans Text"/>
                <w:color w:val="1F1F1F"/>
                <w:lang w:val="en-US" w:eastAsia="zh-CN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含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3 个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行业协会</w:t>
            </w:r>
            <w:ins w:id="45" w:author="Hylands_Law [2]" w:date="2025-12-16T20:53:14Z">
              <w:r>
                <w:rPr>
                  <w:rFonts w:hint="eastAsia" w:ascii="Google Sans Text" w:hAnsi="Google Sans Text" w:eastAsia="Google Sans Text" w:cs="Google Sans Text"/>
                  <w:color w:val="1F1F1F"/>
                  <w:lang w:val="en-US" w:eastAsia="zh-CN"/>
                </w:rPr>
                <w:t>入会</w:t>
              </w:r>
            </w:ins>
            <w:ins w:id="46" w:author="Hylands_Law [2]" w:date="2025-12-16T20:53:15Z">
              <w:r>
                <w:rPr>
                  <w:rFonts w:hint="eastAsia" w:ascii="Google Sans Text" w:hAnsi="Google Sans Text" w:eastAsia="Google Sans Text" w:cs="Google Sans Text"/>
                  <w:color w:val="1F1F1F"/>
                  <w:lang w:val="en-US" w:eastAsia="zh-CN"/>
                </w:rPr>
                <w:t>协助</w:t>
              </w:r>
            </w:ins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966E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¥ 7,200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E4D0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指导您申请加入高门槛的国际商会、理事会或行业联合会。</w:t>
            </w:r>
          </w:p>
        </w:tc>
      </w:tr>
    </w:tbl>
    <w:p w14:paraId="39A016A8">
      <w:pPr>
        <w:spacing w:before="480" w:after="240" w:line="275" w:lineRule="auto"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</w:rPr>
        <w:t>(注：C端价格已按汇率换算并取整，保持高端感。)</w:t>
      </w:r>
    </w:p>
    <w:p w14:paraId="68A61A07">
      <w:pPr>
        <w:spacing w:line="275" w:lineRule="auto"/>
        <w:ind w:left="600" w:right="600"/>
        <w:rPr>
          <w:rFonts w:ascii="Google Sans Text" w:hAnsi="Google Sans Text" w:eastAsia="Google Sans Text" w:cs="Google Sans Text"/>
          <w:color w:val="1F1F1F"/>
        </w:rPr>
      </w:pPr>
      <w:commentRangeStart w:id="12"/>
      <w:r>
        <w:rPr>
          <w:rFonts w:ascii="Google Sans Text" w:hAnsi="Google Sans Text" w:eastAsia="Google Sans Text" w:cs="Google Sans Text"/>
          <w:color w:val="1F1F1F"/>
        </w:rPr>
        <w:t>⚠️ 服务声明：</w:t>
      </w:r>
      <w:commentRangeEnd w:id="12"/>
      <w:r>
        <w:rPr>
          <w:rStyle w:val="14"/>
        </w:rPr>
        <w:commentReference w:id="12"/>
      </w:r>
    </w:p>
    <w:p w14:paraId="526B9048">
      <w:pPr>
        <w:spacing w:line="275" w:lineRule="auto"/>
        <w:ind w:left="600" w:right="60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</w:rPr>
        <w:t>本服务旨在为申请人提供职业发展规划、背景梳理及资源对接咨询。</w:t>
      </w:r>
    </w:p>
    <w:p w14:paraId="738914EF">
      <w:pPr>
        <w:numPr>
          <w:ilvl w:val="0"/>
          <w:numId w:val="3"/>
        </w:numPr>
        <w:spacing w:line="275" w:lineRule="auto"/>
        <w:ind w:left="1080" w:right="600"/>
      </w:pPr>
      <w:r>
        <w:rPr>
          <w:rFonts w:ascii="Google Sans Text" w:hAnsi="Google Sans Text" w:eastAsia="Google Sans Text" w:cs="Google Sans Text"/>
          <w:color w:val="1F1F1F"/>
        </w:rPr>
        <w:t xml:space="preserve">移事通 (EasierTong)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不承诺</w:t>
      </w:r>
      <w:r>
        <w:rPr>
          <w:rFonts w:ascii="Google Sans Text" w:hAnsi="Google Sans Text" w:eastAsia="Google Sans Text" w:cs="Google Sans Text"/>
          <w:color w:val="1F1F1F"/>
        </w:rPr>
        <w:t>任何第三方机构（如期刊、媒体、专利局、协会）的最终审核结果。</w:t>
      </w:r>
    </w:p>
    <w:p w14:paraId="425EC009">
      <w:pPr>
        <w:numPr>
          <w:ilvl w:val="0"/>
          <w:numId w:val="3"/>
        </w:numPr>
        <w:spacing w:line="275" w:lineRule="auto"/>
        <w:ind w:left="1080" w:right="600"/>
      </w:pPr>
      <w:r>
        <w:rPr>
          <w:rFonts w:ascii="Google Sans Text" w:hAnsi="Google Sans Text" w:eastAsia="Google Sans Text" w:cs="Google Sans Text"/>
          <w:color w:val="1F1F1F"/>
        </w:rPr>
        <w:t>所有成果（如文章、专利）的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署名权与知识产权</w:t>
      </w:r>
      <w:r>
        <w:rPr>
          <w:rFonts w:ascii="Google Sans Text" w:hAnsi="Google Sans Text" w:eastAsia="Google Sans Text" w:cs="Google Sans Text"/>
          <w:color w:val="1F1F1F"/>
        </w:rPr>
        <w:t>均归申请人本人所有，平台仅提供流程辅助。</w:t>
      </w:r>
    </w:p>
    <w:p w14:paraId="064C3A72">
      <w:pPr>
        <w:numPr>
          <w:ilvl w:val="0"/>
          <w:numId w:val="3"/>
        </w:numPr>
        <w:spacing w:after="120" w:line="275" w:lineRule="auto"/>
        <w:ind w:left="1080" w:right="600"/>
        <w:rPr>
          <w:ins w:id="47" w:author="Hylands_Law" w:date="2025-12-16T13:45:00Z"/>
          <w:rFonts w:ascii="Arial" w:hAnsi="Arial" w:eastAsia="Arial" w:cs="Arial"/>
          <w:color w:val="auto"/>
        </w:rPr>
      </w:pPr>
      <w:r>
        <w:rPr>
          <w:rFonts w:ascii="Google Sans Text" w:hAnsi="Google Sans Text" w:eastAsia="Google Sans Text" w:cs="Google Sans Text"/>
          <w:color w:val="1F1F1F"/>
        </w:rPr>
        <w:t>本服务内容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严禁用于任何学术不端或虚假欺诈行为</w:t>
      </w:r>
      <w:r>
        <w:rPr>
          <w:rFonts w:ascii="Google Sans Text" w:hAnsi="Google Sans Text" w:eastAsia="Google Sans Text" w:cs="Google Sans Text"/>
          <w:color w:val="1F1F1F"/>
        </w:rPr>
        <w:t>，申请人需对提交材料的真实性负责。</w:t>
      </w:r>
    </w:p>
    <w:p w14:paraId="47D594CA">
      <w:pPr>
        <w:numPr>
          <w:ilvl w:val="0"/>
          <w:numId w:val="3"/>
        </w:numPr>
        <w:spacing w:after="120" w:line="275" w:lineRule="auto"/>
        <w:ind w:left="1080" w:right="600"/>
        <w:rPr>
          <w:ins w:id="48" w:author="Hylands_Law" w:date="2025-12-16T13:45:00Z"/>
          <w:rFonts w:ascii="Arial" w:hAnsi="Arial" w:eastAsia="Arial" w:cs="Arial"/>
        </w:rPr>
      </w:pPr>
      <w:ins w:id="49" w:author="Hylands_Law" w:date="2025-12-16T13:45:00Z">
        <w:r>
          <w:rPr>
            <w:rFonts w:hint="eastAsia" w:ascii="宋体" w:hAnsi="宋体" w:eastAsia="宋体" w:cs="宋体"/>
          </w:rPr>
          <w:t>平台提供信息技术工具、文书辅助与流程管理支持；除另行明确由持牌律师</w:t>
        </w:r>
      </w:ins>
      <w:ins w:id="50" w:author="Hylands_Law" w:date="2025-12-16T13:45:00Z">
        <w:r>
          <w:rPr/>
          <w:t>/</w:t>
        </w:r>
      </w:ins>
      <w:ins w:id="51" w:author="Hylands_Law" w:date="2025-12-16T13:45:00Z">
        <w:r>
          <w:rPr>
            <w:rFonts w:hint="eastAsia" w:ascii="宋体" w:hAnsi="宋体" w:eastAsia="宋体" w:cs="宋体"/>
          </w:rPr>
          <w:t>律所承接的服务外，平台不提供法律意见，不构成法律服务关系。</w:t>
        </w:r>
      </w:ins>
    </w:p>
    <w:p w14:paraId="1A45FD26">
      <w:pPr>
        <w:numPr>
          <w:ilvl w:val="0"/>
          <w:numId w:val="3"/>
        </w:numPr>
        <w:spacing w:after="120" w:line="275" w:lineRule="auto"/>
        <w:ind w:left="1080" w:right="600"/>
        <w:rPr>
          <w:ins w:id="52" w:author="Hylands_Law" w:date="2025-12-16T13:45:00Z"/>
          <w:rFonts w:eastAsia="Arial"/>
        </w:rPr>
      </w:pPr>
      <w:ins w:id="53" w:author="Hylands_Law" w:date="2025-12-16T13:45:00Z">
        <w:r>
          <w:rPr>
            <w:rFonts w:hint="eastAsia" w:ascii="宋体" w:hAnsi="宋体" w:eastAsia="宋体" w:cs="宋体"/>
          </w:rPr>
          <w:t>如平台发现或合理怀疑用户提交内容存在虚假、伪造、学术不端、欺诈或其他违法违规风险，有权要求补充证明、暂停交付、拒绝服务或终止合作。</w:t>
        </w:r>
      </w:ins>
    </w:p>
    <w:p w14:paraId="541F3BED">
      <w:pPr>
        <w:numPr>
          <w:ilvl w:val="0"/>
          <w:numId w:val="3"/>
        </w:numPr>
        <w:spacing w:after="120" w:line="275" w:lineRule="auto"/>
        <w:ind w:left="1080" w:right="600"/>
      </w:pPr>
      <w:ins w:id="54" w:author="Hylands_Law" w:date="2025-12-16T13:45:00Z">
        <w:r>
          <w:rPr>
            <w:rFonts w:hint="eastAsia" w:ascii="宋体" w:hAnsi="宋体" w:eastAsia="宋体" w:cs="宋体"/>
          </w:rPr>
          <w:t>交付标准、服务周期、退款规则与责任限制以对应产品服务协议</w:t>
        </w:r>
      </w:ins>
      <w:ins w:id="55" w:author="Hylands_Law" w:date="2025-12-16T13:45:00Z">
        <w:r>
          <w:rPr/>
          <w:t>/</w:t>
        </w:r>
      </w:ins>
      <w:ins w:id="56" w:author="Hylands_Law" w:date="2025-12-16T13:45:00Z">
        <w:r>
          <w:rPr>
            <w:rFonts w:hint="eastAsia" w:ascii="宋体" w:hAnsi="宋体" w:eastAsia="宋体" w:cs="宋体"/>
          </w:rPr>
          <w:t>订单条款为准；定价展示页面不当然构成对结果的保证或承诺。</w:t>
        </w:r>
      </w:ins>
    </w:p>
    <w:p w14:paraId="02900555">
      <w:pPr>
        <w:pStyle w:val="3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sz w:val="28"/>
          <w:szCs w:val="28"/>
        </w:rPr>
        <w:t>4、技术背书弹窗 (Tech Pop-up)</w:t>
      </w:r>
    </w:p>
    <w:p w14:paraId="0BB73A4C">
      <w:pPr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</w:rPr>
        <w:t>触发机制：</w:t>
      </w:r>
      <w:r>
        <w:rPr>
          <w:rFonts w:ascii="Google Sans Text" w:hAnsi="Google Sans Text" w:eastAsia="Google Sans Text" w:cs="Google Sans Text"/>
          <w:color w:val="1F1F1F"/>
        </w:rPr>
        <w:t xml:space="preserve"> 用户点击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¥7,980</w:t>
      </w:r>
      <w:r>
        <w:rPr>
          <w:rFonts w:ascii="Google Sans Text" w:hAnsi="Google Sans Text" w:eastAsia="Google Sans Text" w:cs="Google Sans Text"/>
          <w:color w:val="1F1F1F"/>
        </w:rPr>
        <w:t xml:space="preserve"> 产品详情时，自动弹出或在首屏展示以下文案：</w:t>
      </w:r>
    </w:p>
    <w:p w14:paraId="04A1AF6E">
      <w:pPr>
        <w:spacing w:line="275" w:lineRule="auto"/>
        <w:ind w:left="600" w:right="60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</w:rPr>
        <w:t>【Easier AI 核心技术声明】</w:t>
      </w:r>
    </w:p>
    <w:p w14:paraId="10E815DE">
      <w:pPr>
        <w:spacing w:line="275" w:lineRule="auto"/>
        <w:ind w:left="600" w:right="60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</w:rPr>
        <w:t>为什么我们不同于通用 AI？</w:t>
      </w:r>
    </w:p>
    <w:p w14:paraId="30BFEFEF">
      <w:pPr>
        <w:spacing w:after="120" w:line="275" w:lineRule="auto"/>
        <w:ind w:left="600" w:right="60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</w:rPr>
        <w:t>我们的底层模型不仅仅是语言模型，更是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法律逻辑模型</w:t>
      </w:r>
      <w:r>
        <w:rPr>
          <w:rFonts w:ascii="Google Sans Text" w:hAnsi="Google Sans Text" w:eastAsia="Google Sans Text" w:cs="Google Sans Text"/>
          <w:color w:val="1F1F1F"/>
        </w:rPr>
        <w:t>。</w:t>
      </w:r>
    </w:p>
    <w:p w14:paraId="5EDBB241">
      <w:pPr>
        <w:numPr>
          <w:ilvl w:val="0"/>
          <w:numId w:val="3"/>
        </w:numPr>
        <w:spacing w:line="275" w:lineRule="auto"/>
        <w:ind w:right="600"/>
      </w:pPr>
      <w:r>
        <w:rPr>
          <w:rFonts w:ascii="Google Sans Text" w:hAnsi="Google Sans Text" w:eastAsia="Google Sans Text" w:cs="Google Sans Text"/>
          <w:b/>
          <w:bCs/>
          <w:color w:val="1F1F1F"/>
        </w:rPr>
        <w:t>① 深度学习美国移民法 (INA)：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del w:id="57" w:author="Hylands_Law [2]" w:date="2025-12-16T20:53:44Z">
        <w:r>
          <w:rPr>
            <w:rFonts w:ascii="Google Sans Text" w:hAnsi="Google Sans Text" w:eastAsia="Google Sans Text" w:cs="Google Sans Text"/>
            <w:color w:val="1F1F1F"/>
          </w:rPr>
          <w:delText>确保</w:delText>
        </w:r>
      </w:del>
      <w:r>
        <w:rPr>
          <w:rFonts w:ascii="Google Sans Text" w:hAnsi="Google Sans Text" w:eastAsia="Google Sans Text" w:cs="Google Sans Text"/>
          <w:color w:val="1F1F1F"/>
        </w:rPr>
        <w:t>每一句陈述都建立在合法合规的法条基础之上。</w:t>
      </w:r>
    </w:p>
    <w:p w14:paraId="7D64B8A3">
      <w:pPr>
        <w:numPr>
          <w:ilvl w:val="0"/>
          <w:numId w:val="3"/>
        </w:numPr>
        <w:spacing w:line="275" w:lineRule="auto"/>
        <w:ind w:right="600"/>
      </w:pPr>
      <w:r>
        <w:rPr>
          <w:rFonts w:ascii="Google Sans Text" w:hAnsi="Google Sans Text" w:eastAsia="Google Sans Text" w:cs="Google Sans Text"/>
          <w:b/>
          <w:bCs/>
          <w:color w:val="1F1F1F"/>
        </w:rPr>
        <w:t>② 实时同步政策手册 (Policy Manual)：</w:t>
      </w:r>
      <w:r>
        <w:rPr>
          <w:rFonts w:ascii="Google Sans Text" w:hAnsi="Google Sans Text" w:eastAsia="Google Sans Text" w:cs="Google Sans Text"/>
          <w:color w:val="1F1F1F"/>
        </w:rPr>
        <w:t xml:space="preserve"> USCIS 的审核标准在变，我们的 AI 也在变，绝不使用过时模版。</w:t>
      </w:r>
    </w:p>
    <w:p w14:paraId="24F6C73F">
      <w:pPr>
        <w:numPr>
          <w:ilvl w:val="0"/>
          <w:numId w:val="3"/>
        </w:numPr>
        <w:spacing w:after="120" w:line="275" w:lineRule="auto"/>
        <w:ind w:right="600"/>
      </w:pPr>
      <w:r>
        <w:rPr>
          <w:rFonts w:ascii="Google Sans Text" w:hAnsi="Google Sans Text" w:eastAsia="Google Sans Text" w:cs="Google Sans Text"/>
          <w:b/>
          <w:bCs/>
          <w:color w:val="1F1F1F"/>
        </w:rPr>
        <w:t>③ 内化 25,300 卷 AAO 判例：</w:t>
      </w:r>
      <w:r>
        <w:rPr>
          <w:rFonts w:ascii="Google Sans Text" w:hAnsi="Google Sans Text" w:eastAsia="Google Sans Text" w:cs="Google Sans Text"/>
          <w:color w:val="1F1F1F"/>
        </w:rPr>
        <w:t xml:space="preserve"> 系统吞噬了过去 10 年所有的上诉案例，比任何单一签证官都更了解“什么是被认可的证据”。</w:t>
      </w:r>
    </w:p>
    <w:p w14:paraId="272AFF09">
      <w:pPr>
        <w:spacing w:before="120" w:after="240" w:line="275" w:lineRule="auto"/>
        <w:ind w:left="600" w:right="600"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</w:rPr>
        <w:t>您买的不是一份文案，是一次通过大数据的“模拟法庭辩护”。</w:t>
      </w:r>
    </w:p>
    <w:p w14:paraId="29D01846">
      <w:pPr>
        <w:spacing w:before="120" w:line="275" w:lineRule="auto"/>
        <w:rPr>
          <w:rFonts w:ascii="Google Sans Text" w:hAnsi="Google Sans Text" w:eastAsia="Google Sans Text" w:cs="Google Sans Text"/>
          <w:b/>
          <w:bCs/>
          <w:color w:val="1F1F1F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DCE88">
      <w:pPr>
        <w:spacing w:before="120" w:line="275" w:lineRule="auto"/>
        <w:rPr>
          <w:ins w:id="58" w:author="Hylands_Law [2]" w:date="2025-12-16T18:47:28Z"/>
          <w:rFonts w:ascii="Google Sans" w:hAnsi="Google Sans" w:eastAsia="Google Sans" w:cs="Google Sans"/>
          <w:b/>
          <w:bCs/>
          <w:color w:val="1F1F1F"/>
          <w:sz w:val="36"/>
          <w:szCs w:val="36"/>
        </w:rPr>
      </w:pPr>
    </w:p>
    <w:p w14:paraId="38B8A5F8">
      <w:pPr>
        <w:spacing w:before="120" w:line="275" w:lineRule="auto"/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>第二部分：B 端合伙人中台 (Backend Wholesale Console)</w:t>
      </w:r>
    </w:p>
    <w:p w14:paraId="4E698801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展示位置： 渠道后台 partner.easiertong.ai。</w:t>
      </w:r>
    </w:p>
    <w:p w14:paraId="3A7DA6A4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面向用户： 签约中介。</w:t>
      </w:r>
    </w:p>
    <w:p w14:paraId="770D13B5">
      <w:pPr>
        <w:spacing w:line="275" w:lineRule="auto"/>
        <w:rPr>
          <w:del w:id="59" w:author="Hylands_Law [2]" w:date="2025-12-16T18:47:42Z"/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核心逻辑： 拆零单卖 (À la carte)。允许 B 端自由组合，且价格必须严格保密。</w:t>
      </w:r>
    </w:p>
    <w:p w14:paraId="67D81126">
      <w:pPr>
        <w:spacing w:line="275" w:lineRule="auto"/>
        <w:rPr>
          <w:rFonts w:ascii="Google Sans Text" w:hAnsi="Google Sans Text" w:eastAsia="Google Sans Text" w:cs="Google Sans Text"/>
          <w:color w:val="1F1F1F"/>
        </w:rPr>
      </w:pPr>
      <w:del w:id="60" w:author="Hylands_Law [2]" w:date="2025-12-16T18:47:41Z">
        <w:r>
          <w:rPr>
            <w:rFonts w:ascii="Google Sans Text" w:hAnsi="Google Sans Text" w:eastAsia="Google Sans Text" w:cs="Google Sans Text"/>
          </w:rPr>
          <w:br w:type="textWrapping"/>
        </w:r>
      </w:del>
      <w:del w:id="61" w:author="Hylands_Law [2]" w:date="2025-12-16T18:47:41Z">
        <w:r>
          <w:rPr/>
          <w:pict>
            <v:rect id="_x0000_i1030" o:spt="1" style="height:1.5pt;width:0pt;" fillcolor="#A0A0A0" filled="t" stroked="f" coordsize="21600,21600" o:hr="t" o:hrstd="t" o:hralign="center">
              <v:path/>
              <v:fill on="t" focussize="0,0"/>
              <v:stroke on="f"/>
              <v:imagedata o:title=""/>
              <o:lock v:ext="edit"/>
              <w10:wrap type="none"/>
              <w10:anchorlock/>
            </v:rect>
          </w:pict>
        </w:r>
      </w:del>
    </w:p>
    <w:p w14:paraId="61A0F4F0">
      <w:pPr>
        <w:spacing w:line="275" w:lineRule="auto"/>
        <w:rPr>
          <w:rFonts w:ascii="Google Sans Text" w:hAnsi="Google Sans Text" w:eastAsia="Google Sans Text" w:cs="Google Sans Text"/>
          <w:color w:val="1F1F1F"/>
        </w:rPr>
      </w:pPr>
    </w:p>
    <w:p w14:paraId="45E7EECD">
      <w:pPr>
        <w:pStyle w:val="4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1. 核心办案服务矩阵 (Case Processing Matrix)</w:t>
      </w:r>
    </w:p>
    <w:p w14:paraId="376F8917">
      <w:pPr>
        <w:pStyle w:val="3"/>
        <w:numPr>
          <w:ilvl w:val="0"/>
          <w:numId w:val="4"/>
        </w:numPr>
        <w:spacing w:before="120" w:after="120" w:line="275" w:lineRule="auto"/>
        <w:rPr>
          <w:rFonts w:ascii="Google Sans" w:hAnsi="Google Sans" w:eastAsia="Google Sans" w:cs="Google Sans"/>
          <w:color w:val="1F1F1F"/>
          <w:sz w:val="26"/>
          <w:szCs w:val="26"/>
        </w:rPr>
      </w:pPr>
      <w:r>
        <w:rPr>
          <w:rFonts w:ascii="Google Sans" w:hAnsi="Google Sans" w:eastAsia="Google Sans" w:cs="Google Sans"/>
          <w:color w:val="1F1F1F"/>
          <w:sz w:val="26"/>
          <w:szCs w:val="26"/>
        </w:rPr>
        <w:t>顶部状态栏 (Sticky Status Bar)</w:t>
      </w:r>
    </w:p>
    <w:p w14:paraId="0C58E52C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位置： 页面顶部常驻。</w:t>
      </w:r>
    </w:p>
    <w:p w14:paraId="579BA3A7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功能： 实时展示身份与“钱袋子”。</w:t>
      </w:r>
    </w:p>
    <w:p w14:paraId="13602FD9">
      <w:pPr>
        <w:numPr>
          <w:ilvl w:val="0"/>
          <w:numId w:val="2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左侧：身份标识</w:t>
      </w:r>
    </w:p>
    <w:p w14:paraId="743297B6">
      <w:pPr>
        <w:numPr>
          <w:ilvl w:val="1"/>
          <w:numId w:val="3"/>
        </w:numPr>
        <w:spacing w:line="275" w:lineRule="auto"/>
        <w:ind w:left="870"/>
      </w:pPr>
      <w:r>
        <w:rPr>
          <w:rFonts w:ascii="Google Sans Text" w:hAnsi="Google Sans Text" w:eastAsia="Google Sans Text" w:cs="Google Sans Text"/>
          <w:b/>
          <w:bCs/>
          <w:color w:val="1F1F1F"/>
        </w:rPr>
        <w:t>状态 A (已交年费)：</w:t>
      </w:r>
      <w:r>
        <w:rPr>
          <w:rFonts w:ascii="Google Sans Text" w:hAnsi="Google Sans Text" w:eastAsia="Google Sans Text" w:cs="Google Sans Text"/>
          <w:color w:val="1F1F1F"/>
        </w:rPr>
        <w:t xml:space="preserve"> 👑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金牌合伙人 (Partner)</w:t>
      </w:r>
      <w:r>
        <w:rPr>
          <w:rFonts w:ascii="Google Sans Text" w:hAnsi="Google Sans Text" w:eastAsia="Google Sans Text" w:cs="Google Sans Text"/>
          <w:color w:val="1F1F1F"/>
        </w:rPr>
        <w:t xml:space="preserve"> | 有效期至：2026-01-01</w:t>
      </w:r>
    </w:p>
    <w:p w14:paraId="4C4AA8B5">
      <w:pPr>
        <w:numPr>
          <w:ilvl w:val="1"/>
          <w:numId w:val="3"/>
        </w:numPr>
        <w:spacing w:line="275" w:lineRule="auto"/>
        <w:ind w:left="870"/>
      </w:pPr>
      <w:r>
        <w:rPr>
          <w:rFonts w:ascii="Google Sans Text" w:hAnsi="Google Sans Text" w:eastAsia="Google Sans Text" w:cs="Google Sans Text"/>
          <w:b/>
          <w:bCs/>
          <w:color w:val="1F1F1F"/>
        </w:rPr>
        <w:t>状态 B (未交年费)：</w:t>
      </w:r>
      <w:r>
        <w:rPr>
          <w:rFonts w:ascii="Google Sans Text" w:hAnsi="Google Sans Text" w:eastAsia="Google Sans Text" w:cs="Google Sans Text"/>
          <w:color w:val="1F1F1F"/>
        </w:rPr>
        <w:t xml:space="preserve"> 🔘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普通商户 (Non-Member)</w:t>
      </w:r>
      <w:r>
        <w:rPr>
          <w:rFonts w:ascii="Google Sans Text" w:hAnsi="Google Sans Text" w:eastAsia="Google Sans Text" w:cs="Google Sans Text"/>
          <w:color w:val="1F1F1F"/>
        </w:rPr>
        <w:t xml:space="preserve"> | [ 🔥 开通年费立省 80% ] </w:t>
      </w:r>
      <w:r>
        <w:rPr>
          <w:rFonts w:ascii="Google Sans Text" w:hAnsi="Google Sans Text" w:eastAsia="Google Sans Text" w:cs="Google Sans Text"/>
          <w:i/>
          <w:iCs/>
          <w:color w:val="1F1F1F"/>
        </w:rPr>
        <w:t>(点击跳支付)</w:t>
      </w:r>
    </w:p>
    <w:p w14:paraId="4ADD21FC">
      <w:pPr>
        <w:numPr>
          <w:ilvl w:val="0"/>
          <w:numId w:val="2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右侧：双轨资金池 (关键)</w:t>
      </w:r>
    </w:p>
    <w:p w14:paraId="55400414">
      <w:pPr>
        <w:numPr>
          <w:ilvl w:val="1"/>
          <w:numId w:val="5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本金余额 (Principal)：</w:t>
      </w:r>
      <w:r>
        <w:rPr>
          <w:rFonts w:ascii="Google Sans Text" w:hAnsi="Google Sans Text" w:eastAsia="Google Sans Text" w:cs="Google Sans Text"/>
          <w:color w:val="1F1F1F"/>
        </w:rPr>
        <w:t xml:space="preserve"> $XXXX </w:t>
      </w:r>
      <w:r>
        <w:rPr>
          <w:rFonts w:ascii="Google Sans Text" w:hAnsi="Google Sans Text" w:eastAsia="Google Sans Text" w:cs="Google Sans Text"/>
          <w:i/>
          <w:iCs/>
          <w:color w:val="1F1F1F"/>
        </w:rPr>
        <w:t>(可提现/通用)</w:t>
      </w:r>
    </w:p>
    <w:p w14:paraId="0EEFB8F2">
      <w:pPr>
        <w:numPr>
          <w:ilvl w:val="1"/>
          <w:numId w:val="5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赠送余额 (Bonus)：</w:t>
      </w:r>
      <w:r>
        <w:rPr>
          <w:rFonts w:ascii="Google Sans Text" w:hAnsi="Google Sans Text" w:eastAsia="Google Sans Text" w:cs="Google Sans Text"/>
          <w:color w:val="1F1F1F"/>
        </w:rPr>
        <w:t xml:space="preserve"> $XXXX </w:t>
      </w:r>
      <w:r>
        <w:rPr>
          <w:rFonts w:ascii="Google Sans Text" w:hAnsi="Google Sans Text" w:eastAsia="Google Sans Text" w:cs="Google Sans Text"/>
          <w:i/>
          <w:iCs/>
          <w:color w:val="1F1F1F"/>
        </w:rPr>
        <w:t>(不可提现/仅限抵扣软件与托管)</w:t>
      </w:r>
    </w:p>
    <w:p w14:paraId="65A8B54E">
      <w:pPr>
        <w:numPr>
          <w:ilvl w:val="1"/>
          <w:numId w:val="5"/>
        </w:numPr>
        <w:spacing w:after="120"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按钮：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[ 立即充值 ]</w:t>
      </w:r>
    </w:p>
    <w:p w14:paraId="6F10DB04">
      <w:pPr>
        <w:pStyle w:val="3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</w:p>
    <w:p w14:paraId="7BDAC7D9">
      <w:pPr>
        <w:pStyle w:val="3"/>
        <w:numPr>
          <w:ilvl w:val="0"/>
          <w:numId w:val="4"/>
        </w:numPr>
        <w:spacing w:before="120" w:after="120" w:line="275" w:lineRule="auto"/>
        <w:rPr>
          <w:rFonts w:ascii="Google Sans" w:hAnsi="Google Sans" w:eastAsia="Google Sans" w:cs="Google Sans"/>
          <w:color w:val="1F1F1F"/>
          <w:sz w:val="26"/>
          <w:szCs w:val="26"/>
        </w:rPr>
      </w:pPr>
      <w:r>
        <w:rPr>
          <w:rFonts w:ascii="Google Sans" w:hAnsi="Google Sans" w:eastAsia="Google Sans" w:cs="Google Sans"/>
          <w:color w:val="1F1F1F"/>
          <w:sz w:val="26"/>
          <w:szCs w:val="26"/>
        </w:rPr>
        <w:t xml:space="preserve">[ 办案服务中心 ] (Service Store) —— </w:t>
      </w:r>
      <w:r>
        <w:rPr>
          <w:rFonts w:ascii="Google Sans Text" w:hAnsi="Google Sans Text" w:eastAsia="Google Sans Text" w:cs="Google Sans Text"/>
          <w:i/>
          <w:iCs/>
          <w:color w:val="1F1F1F"/>
          <w:sz w:val="26"/>
          <w:szCs w:val="26"/>
        </w:rPr>
        <w:t>SaaS 核心</w:t>
      </w:r>
    </w:p>
    <w:p w14:paraId="2B98AFFB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布局架构： 左右双卡片（对标股票交易终端风格，强调数据与利润）。</w:t>
      </w:r>
    </w:p>
    <w:p w14:paraId="7377BB32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核心逻辑： 同屏比价。即使是会员，也要让他看到“原价”，爽感倍增。</w:t>
      </w:r>
    </w:p>
    <w:p w14:paraId="1ABA54C4">
      <w:pPr>
        <w:spacing w:line="275" w:lineRule="auto"/>
        <w:rPr>
          <w:rFonts w:ascii="Google Sans Text" w:hAnsi="Google Sans Text" w:eastAsia="Google Sans Text" w:cs="Google Sans Text"/>
        </w:rPr>
      </w:pPr>
    </w:p>
    <w:p w14:paraId="6B8D74E3">
      <w:pPr>
        <w:pStyle w:val="4"/>
        <w:spacing w:before="0" w:after="120" w:line="275" w:lineRule="auto"/>
        <w:rPr>
          <w:rFonts w:ascii="Google Sans" w:hAnsi="Google Sans" w:eastAsia="Google Sans" w:cs="Google Sans"/>
          <w:color w:val="1F1F1F"/>
          <w:sz w:val="24"/>
          <w:szCs w:val="24"/>
        </w:rPr>
      </w:pPr>
      <w:r>
        <w:rPr>
          <w:rFonts w:ascii="Google Sans" w:hAnsi="Google Sans" w:eastAsia="Google Sans" w:cs="Google Sans"/>
          <w:color w:val="1F1F1F"/>
          <w:sz w:val="24"/>
          <w:szCs w:val="24"/>
        </w:rPr>
        <w:t>卡片 A：单案智能生成 (Self-Service)</w:t>
      </w:r>
    </w:p>
    <w:p w14:paraId="1C186CBA">
      <w:pPr>
        <w:numPr>
          <w:ilvl w:val="0"/>
          <w:numId w:val="6"/>
        </w:numPr>
        <w:spacing w:after="120"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定位：</w:t>
      </w:r>
      <w:r>
        <w:rPr>
          <w:rFonts w:ascii="Google Sans Text" w:hAnsi="Google Sans Text" w:eastAsia="Google Sans Text" w:cs="Google Sans Text"/>
          <w:color w:val="1F1F1F"/>
        </w:rPr>
        <w:t xml:space="preserve"> 纯软件耗材，渠道自己操作。</w:t>
      </w:r>
    </w:p>
    <w:tbl>
      <w:tblPr>
        <w:tblStyle w:val="2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308A7ADA"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5121F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元素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1A058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展示内容/逻辑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C7DA9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样式要求</w:t>
            </w:r>
          </w:p>
        </w:tc>
      </w:tr>
      <w:tr w14:paraId="70486829"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9DEF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标题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8AFD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单案智能生成权限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(AI Generation)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12968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加粗黑体</w:t>
            </w:r>
          </w:p>
        </w:tc>
      </w:tr>
      <w:tr w14:paraId="52E112B2"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1EC8F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价格显示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444EC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会员进货价：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&lt;span style="color:green; font-size:24px;"&gt;**$ 200 /案**</w:t>
            </w:r>
          </w:p>
          <w:p w14:paraId="4640B53C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</w:p>
          <w:p w14:paraId="28F738E3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散户原价：$ 1,000 /案&lt;/span&gt;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C485F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绿色大字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>代表进货价</w:t>
            </w:r>
          </w:p>
          <w:p w14:paraId="64DA690E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</w:p>
          <w:p w14:paraId="73F63361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灰色划线代表原价</w:t>
            </w:r>
          </w:p>
        </w:tc>
      </w:tr>
      <w:tr w14:paraId="29ED7975"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766B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您的利润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0DCB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del w:id="63" w:author="Hylands_Law [2]" w:date="2025-12-16T20:54:11Z">
              <w:r>
                <w:rPr>
                  <w:rFonts w:ascii="Google Sans Text" w:hAnsi="Google Sans Text" w:eastAsia="Google Sans Text" w:cs="Google Sans Text"/>
                  <w:b/>
                  <w:bCs/>
                  <w:color w:val="1F1F1F"/>
                </w:rPr>
                <w:delText xml:space="preserve">🔥 </w:delText>
              </w:r>
            </w:del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单案立省 $800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9E15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红色/橙色标签，高亮</w:t>
            </w:r>
          </w:p>
        </w:tc>
      </w:tr>
      <w:tr w14:paraId="3813E4AE"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2194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交互区域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8935F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数量：[ - 1 + ]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5701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步进器</w:t>
            </w:r>
          </w:p>
        </w:tc>
      </w:tr>
      <w:tr w14:paraId="6E8A744E"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75F68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按钮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798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[ 立即充值生成 ]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0425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蓝色实心按钮</w:t>
            </w:r>
          </w:p>
        </w:tc>
      </w:tr>
    </w:tbl>
    <w:p w14:paraId="20DD7698">
      <w:pPr>
        <w:pStyle w:val="4"/>
        <w:spacing w:before="480" w:after="120" w:line="275" w:lineRule="auto"/>
        <w:rPr>
          <w:rFonts w:ascii="Google Sans" w:hAnsi="Google Sans" w:eastAsia="Google Sans" w:cs="Google Sans"/>
          <w:color w:val="1F1F1F"/>
          <w:sz w:val="24"/>
          <w:szCs w:val="24"/>
        </w:rPr>
      </w:pPr>
      <w:bookmarkStart w:id="0" w:name="_1jo962r9axvx" w:colFirst="0" w:colLast="0"/>
      <w:bookmarkEnd w:id="0"/>
      <w:r>
        <w:rPr>
          <w:rFonts w:ascii="Google Sans" w:hAnsi="Google Sans" w:eastAsia="Google Sans" w:cs="Google Sans"/>
          <w:color w:val="1F1F1F"/>
          <w:sz w:val="24"/>
          <w:szCs w:val="24"/>
        </w:rPr>
        <w:t>卡片 B：全案托管服务 (Full Managed)</w:t>
      </w:r>
    </w:p>
    <w:p w14:paraId="4F3BA004">
      <w:pPr>
        <w:numPr>
          <w:ilvl w:val="0"/>
          <w:numId w:val="7"/>
        </w:numPr>
        <w:spacing w:after="120"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定位：</w:t>
      </w:r>
      <w:r>
        <w:rPr>
          <w:rFonts w:ascii="Google Sans Text" w:hAnsi="Google Sans Text" w:eastAsia="Google Sans Text" w:cs="Google Sans Text"/>
          <w:color w:val="1F1F1F"/>
        </w:rPr>
        <w:t xml:space="preserve"> 懒人服务，美杰华人工兜底。</w:t>
      </w:r>
    </w:p>
    <w:tbl>
      <w:tblPr>
        <w:tblStyle w:val="1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4E0CF73"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E7197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元素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5A183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展示内容/逻辑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A9368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样式要求</w:t>
            </w:r>
          </w:p>
        </w:tc>
      </w:tr>
      <w:tr w14:paraId="656ED55B"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DC0B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标题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CC2E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VIP 全案托管服务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(Managed Service)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6FD4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加粗黑体，带皇冠图标</w:t>
            </w:r>
          </w:p>
        </w:tc>
      </w:tr>
      <w:tr w14:paraId="4F791D4A"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4EAC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价格显示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B8B68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会员进货价：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 xml:space="preserve"> &lt;span style="color:green; font-size:24px;"&gt;**$ 1,500 /案**</w:t>
            </w:r>
          </w:p>
          <w:p w14:paraId="6D823274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</w:p>
          <w:p w14:paraId="01C93ADD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散户原价：$ 4,800 /案&lt;/span&gt;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5E982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绿色大字</w:t>
            </w:r>
            <w:r>
              <w:rPr>
                <w:rFonts w:ascii="Google Sans Text" w:hAnsi="Google Sans Text" w:eastAsia="Google Sans Text" w:cs="Google Sans Text"/>
                <w:color w:val="1F1F1F"/>
              </w:rPr>
              <w:t>代表进货价</w:t>
            </w:r>
          </w:p>
          <w:p w14:paraId="066D6927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</w:p>
          <w:p w14:paraId="1D6294BE">
            <w:pPr>
              <w:spacing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灰色划线代表原价</w:t>
            </w:r>
          </w:p>
        </w:tc>
      </w:tr>
      <w:tr w14:paraId="03718CB4"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387EC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您的利润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E63AE3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del w:id="64" w:author="Hylands_Law [2]" w:date="2025-12-16T20:54:18Z">
              <w:r>
                <w:rPr>
                  <w:rFonts w:ascii="Google Sans Text" w:hAnsi="Google Sans Text" w:eastAsia="Google Sans Text" w:cs="Google Sans Text"/>
                  <w:b/>
                  <w:bCs/>
                  <w:color w:val="1F1F1F"/>
                </w:rPr>
                <w:delText xml:space="preserve">🔥 </w:delText>
              </w:r>
            </w:del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单案立省 $3,300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9EE0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红色/橙色标签，高亮</w:t>
            </w:r>
          </w:p>
        </w:tc>
      </w:tr>
      <w:tr w14:paraId="5FEADDB7"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069C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服务内容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32069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✅ 自身文案代填表</w:t>
            </w:r>
            <w:r>
              <w:br w:type="textWrapping"/>
            </w:r>
            <w:r>
              <w:t>✅ AI 全套生成</w:t>
            </w:r>
            <w:r>
              <w:br w:type="textWrapping"/>
            </w:r>
            <w:r>
              <w:t>✅ 专家深度润色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8110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列表展示，灰色小字</w:t>
            </w:r>
          </w:p>
        </w:tc>
      </w:tr>
      <w:tr w14:paraId="1C999B7C"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CB48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按钮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D5EE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[ 提交托管需求 ]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CBF23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金色/深色按钮</w:t>
            </w:r>
          </w:p>
        </w:tc>
      </w:tr>
    </w:tbl>
    <w:p w14:paraId="0BE88644">
      <w:pPr>
        <w:pStyle w:val="3"/>
        <w:spacing w:before="120" w:after="120" w:line="275" w:lineRule="auto"/>
        <w:rPr>
          <w:rFonts w:ascii="Google Sans Text" w:hAnsi="Google Sans Text" w:eastAsia="Google Sans Text" w:cs="Google Sans Text"/>
          <w:color w:val="1F1F1F"/>
        </w:rPr>
      </w:pPr>
      <w:bookmarkStart w:id="1" w:name="_chro16a9bh07" w:colFirst="0" w:colLast="0"/>
      <w:bookmarkEnd w:id="1"/>
    </w:p>
    <w:p w14:paraId="63443A37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核心策略： “高开低走，限时逼单”。</w:t>
      </w:r>
    </w:p>
    <w:p w14:paraId="44792590">
      <w:pPr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对外挂牌价要高（显门槛），实际成交价要给优惠（显诚意）。</w:t>
      </w:r>
    </w:p>
    <w:p w14:paraId="1F53D198">
      <w:pPr>
        <w:pStyle w:val="4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1. 标准年费报价 (Standard Price)</w:t>
      </w:r>
    </w:p>
    <w:p w14:paraId="31D1AB5A">
      <w:pPr>
        <w:numPr>
          <w:ilvl w:val="0"/>
          <w:numId w:val="2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官方挂牌价：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$2,500 / 年</w:t>
      </w:r>
      <w:r>
        <w:rPr>
          <w:rFonts w:ascii="Google Sans Text" w:hAnsi="Google Sans Text" w:eastAsia="Google Sans Text" w:cs="Google Sans Text"/>
          <w:color w:val="1F1F1F"/>
        </w:rPr>
        <w:t xml:space="preserve"> (约 ¥18,000)</w:t>
      </w:r>
    </w:p>
    <w:p w14:paraId="223FA1CB">
      <w:pPr>
        <w:numPr>
          <w:ilvl w:val="0"/>
          <w:numId w:val="2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权益：</w:t>
      </w:r>
    </w:p>
    <w:p w14:paraId="3A1F52AC">
      <w:pPr>
        <w:numPr>
          <w:ilvl w:val="1"/>
          <w:numId w:val="3"/>
        </w:numPr>
        <w:spacing w:line="275" w:lineRule="auto"/>
        <w:ind w:left="870"/>
      </w:pPr>
      <w:r>
        <w:rPr>
          <w:rFonts w:ascii="Google Sans Text" w:hAnsi="Google Sans Text" w:eastAsia="Google Sans Text" w:cs="Google Sans Text"/>
          <w:color w:val="1F1F1F"/>
        </w:rPr>
        <w:t xml:space="preserve">解锁 B 端后台批发价权限（SaaS 单案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$200</w:t>
      </w:r>
      <w:r>
        <w:rPr>
          <w:rFonts w:ascii="Google Sans Text" w:hAnsi="Google Sans Text" w:eastAsia="Google Sans Text" w:cs="Google Sans Text"/>
          <w:color w:val="1F1F1F"/>
        </w:rPr>
        <w:t xml:space="preserve">，托管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$1,500</w:t>
      </w:r>
      <w:r>
        <w:rPr>
          <w:rFonts w:ascii="Google Sans Text" w:hAnsi="Google Sans Text" w:eastAsia="Google Sans Text" w:cs="Google Sans Text"/>
          <w:color w:val="1F1F1F"/>
        </w:rPr>
        <w:t>）。</w:t>
      </w:r>
    </w:p>
    <w:p w14:paraId="716F4FE1">
      <w:pPr>
        <w:numPr>
          <w:ilvl w:val="1"/>
          <w:numId w:val="3"/>
        </w:numPr>
        <w:spacing w:line="275" w:lineRule="auto"/>
        <w:ind w:left="870"/>
      </w:pPr>
      <w:r>
        <w:rPr>
          <w:rFonts w:ascii="Google Sans Text" w:hAnsi="Google Sans Text" w:eastAsia="Google Sans Text" w:cs="Google Sans Text"/>
          <w:color w:val="1F1F1F"/>
        </w:rPr>
        <w:t>获得“移事通·官方认证服务中心”授权牌。</w:t>
      </w:r>
    </w:p>
    <w:p w14:paraId="78E4BB21">
      <w:pPr>
        <w:numPr>
          <w:ilvl w:val="1"/>
          <w:numId w:val="3"/>
        </w:numPr>
        <w:spacing w:after="120" w:line="275" w:lineRule="auto"/>
        <w:ind w:left="870"/>
      </w:pPr>
      <w:r>
        <w:rPr>
          <w:rFonts w:ascii="Google Sans Text" w:hAnsi="Google Sans Text" w:eastAsia="Google Sans Text" w:cs="Google Sans Text"/>
          <w:color w:val="1F1F1F"/>
        </w:rPr>
        <w:t>开通专属 B 端账号。</w:t>
      </w:r>
    </w:p>
    <w:p w14:paraId="18F8F5D1">
      <w:pPr>
        <w:pStyle w:val="4"/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2. 新合作方“种子轮”特惠 (Seed Round Offer)</w:t>
      </w:r>
    </w:p>
    <w:p w14:paraId="1C142A1A">
      <w:pPr>
        <w:spacing w:after="120" w:line="275" w:lineRule="auto"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</w:rPr>
        <w:t>针对前 30 名签约的新渠道，执行“早鸟价”：</w:t>
      </w:r>
    </w:p>
    <w:p w14:paraId="41311001">
      <w:pPr>
        <w:numPr>
          <w:ilvl w:val="0"/>
          <w:numId w:val="8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特批价格：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$2,000 / 年</w:t>
      </w:r>
      <w:r>
        <w:rPr>
          <w:rFonts w:ascii="Google Sans Text" w:hAnsi="Google Sans Text" w:eastAsia="Google Sans Text" w:cs="Google Sans Text"/>
          <w:color w:val="1F1F1F"/>
        </w:rPr>
        <w:t xml:space="preserve"> (约 ¥14,400)</w:t>
      </w:r>
    </w:p>
    <w:p w14:paraId="518EA4C2">
      <w:pPr>
        <w:numPr>
          <w:ilvl w:val="0"/>
          <w:numId w:val="8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限制条件：</w:t>
      </w:r>
      <w:r>
        <w:rPr>
          <w:rFonts w:ascii="Google Sans Text" w:hAnsi="Google Sans Text" w:eastAsia="Google Sans Text" w:cs="Google Sans Text"/>
          <w:color w:val="1F1F1F"/>
        </w:rPr>
        <w:t xml:space="preserve"> 仅限首发期或前 30 名签约者。</w:t>
      </w:r>
    </w:p>
    <w:p w14:paraId="17040EC9">
      <w:pPr>
        <w:numPr>
          <w:ilvl w:val="0"/>
          <w:numId w:val="8"/>
        </w:numPr>
        <w:spacing w:after="120"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话术：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r>
        <w:rPr>
          <w:rFonts w:ascii="Google Sans Text" w:hAnsi="Google Sans Text" w:eastAsia="Google Sans Text" w:cs="Google Sans Text"/>
          <w:i/>
          <w:iCs/>
          <w:color w:val="1F1F1F"/>
        </w:rPr>
        <w:t>“王总，系统标准年费是 $2,500。但现在是首发期，我给您申请了一个</w:t>
      </w:r>
      <w:r>
        <w:rPr>
          <w:rFonts w:ascii="Google Sans Text" w:hAnsi="Google Sans Text" w:eastAsia="Google Sans Text" w:cs="Google Sans Text"/>
          <w:b/>
          <w:bCs/>
          <w:i/>
          <w:iCs/>
          <w:color w:val="1F1F1F"/>
        </w:rPr>
        <w:t>种子合伙人名额</w:t>
      </w:r>
      <w:r>
        <w:rPr>
          <w:rFonts w:ascii="Google Sans Text" w:hAnsi="Google Sans Text" w:eastAsia="Google Sans Text" w:cs="Google Sans Text"/>
          <w:i/>
          <w:iCs/>
          <w:color w:val="1F1F1F"/>
        </w:rPr>
        <w:t xml:space="preserve">，立减 $500，只要 </w:t>
      </w:r>
      <w:r>
        <w:rPr>
          <w:rFonts w:ascii="Google Sans Text" w:hAnsi="Google Sans Text" w:eastAsia="Google Sans Text" w:cs="Google Sans Text"/>
          <w:b/>
          <w:bCs/>
          <w:i/>
          <w:iCs/>
          <w:color w:val="1F1F1F"/>
        </w:rPr>
        <w:t>$2,000</w:t>
      </w:r>
      <w:r>
        <w:rPr>
          <w:rFonts w:ascii="Google Sans Text" w:hAnsi="Google Sans Text" w:eastAsia="Google Sans Text" w:cs="Google Sans Text"/>
          <w:i/>
          <w:iCs/>
          <w:color w:val="1F1F1F"/>
        </w:rPr>
        <w:t>。这个价格仅限本月，名额一满系统自动回调。”</w:t>
      </w:r>
    </w:p>
    <w:p w14:paraId="27DCA6D4">
      <w:pPr>
        <w:pStyle w:val="4"/>
        <w:spacing w:after="120" w:line="275" w:lineRule="auto"/>
        <w:rPr>
          <w:rFonts w:ascii="Google Sans" w:hAnsi="Google Sans" w:eastAsia="Google Sans" w:cs="Google Sans"/>
          <w:color w:val="1F1F1F"/>
        </w:rPr>
      </w:pPr>
      <w:bookmarkStart w:id="2" w:name="_belyon1mnpq" w:colFirst="0" w:colLast="0"/>
      <w:bookmarkEnd w:id="2"/>
      <w:r>
        <w:rPr>
          <w:rFonts w:ascii="Google Sans" w:hAnsi="Google Sans" w:eastAsia="Google Sans" w:cs="Google Sans"/>
          <w:color w:val="1F1F1F"/>
        </w:rPr>
        <w:t>3. 替代/促销方案 (Promotion Options)</w:t>
      </w:r>
    </w:p>
    <w:p w14:paraId="015E26D8">
      <w:pPr>
        <w:spacing w:after="120" w:line="275" w:lineRule="auto"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</w:rPr>
        <w:t>如果渠道对纯年费有抗性，可以使用以下两种</w:t>
      </w:r>
      <w:r>
        <w:rPr>
          <w:rFonts w:ascii="Google Sans Text" w:hAnsi="Google Sans Text" w:eastAsia="Google Sans Text" w:cs="Google Sans Text"/>
          <w:color w:val="1F1F1F"/>
        </w:rPr>
        <w:t>*“变相免年费”*</w:t>
      </w:r>
      <w:r>
        <w:rPr>
          <w:rFonts w:ascii="Google Sans Text" w:hAnsi="Google Sans Text" w:eastAsia="Google Sans Text" w:cs="Google Sans Text"/>
          <w:i/>
          <w:iCs/>
          <w:color w:val="1F1F1F"/>
        </w:rPr>
        <w:t>的促销手段（二选一）：</w:t>
      </w:r>
    </w:p>
    <w:p w14:paraId="767A20FD">
      <w:pPr>
        <w:numPr>
          <w:ilvl w:val="0"/>
          <w:numId w:val="9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方案 A：充值送年费（以充代租）</w:t>
      </w:r>
    </w:p>
    <w:p w14:paraId="49678266">
      <w:pPr>
        <w:numPr>
          <w:ilvl w:val="1"/>
          <w:numId w:val="10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政策：</w:t>
      </w:r>
      <w:r>
        <w:rPr>
          <w:rFonts w:ascii="Google Sans Text" w:hAnsi="Google Sans Text" w:eastAsia="Google Sans Text" w:cs="Google Sans Text"/>
          <w:color w:val="1F1F1F"/>
        </w:rPr>
        <w:t xml:space="preserve"> 一次性充值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$5,000</w:t>
      </w:r>
      <w:r>
        <w:rPr>
          <w:rFonts w:ascii="Google Sans Text" w:hAnsi="Google Sans Text" w:eastAsia="Google Sans Text" w:cs="Google Sans Text"/>
          <w:color w:val="1F1F1F"/>
        </w:rPr>
        <w:t xml:space="preserve"> (本金余额)。</w:t>
      </w:r>
    </w:p>
    <w:p w14:paraId="34D0E206">
      <w:pPr>
        <w:numPr>
          <w:ilvl w:val="1"/>
          <w:numId w:val="10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福利：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免除首年年费</w:t>
      </w:r>
      <w:r>
        <w:rPr>
          <w:rFonts w:ascii="Google Sans Text" w:hAnsi="Google Sans Text" w:eastAsia="Google Sans Text" w:cs="Google Sans Text"/>
          <w:color w:val="1F1F1F"/>
        </w:rPr>
        <w:t>（或赠送 1 年会员资格）。</w:t>
      </w:r>
    </w:p>
    <w:p w14:paraId="680864FC">
      <w:pPr>
        <w:numPr>
          <w:ilvl w:val="1"/>
          <w:numId w:val="10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逻辑：</w:t>
      </w:r>
      <w:r>
        <w:rPr>
          <w:rFonts w:ascii="Google Sans Text" w:hAnsi="Google Sans Text" w:eastAsia="Google Sans Text" w:cs="Google Sans Text"/>
          <w:color w:val="1F1F1F"/>
        </w:rPr>
        <w:t xml:space="preserve"> 锁定了 $5,000 的现金流，比收 $2,000 年费更划算，且强迫他后续消费。</w:t>
      </w:r>
    </w:p>
    <w:p w14:paraId="073778C1">
      <w:pPr>
        <w:numPr>
          <w:ilvl w:val="0"/>
          <w:numId w:val="9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方案 B：买三送一（长期锁定）</w:t>
      </w:r>
    </w:p>
    <w:p w14:paraId="73CEEEFD">
      <w:pPr>
        <w:numPr>
          <w:ilvl w:val="1"/>
          <w:numId w:val="11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政策：</w:t>
      </w:r>
      <w:r>
        <w:rPr>
          <w:rFonts w:ascii="Google Sans Text" w:hAnsi="Google Sans Text" w:eastAsia="Google Sans Text" w:cs="Google Sans Text"/>
          <w:color w:val="1F1F1F"/>
        </w:rPr>
        <w:t xml:space="preserve"> 一次性缴纳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$5,000</w:t>
      </w:r>
      <w:r>
        <w:rPr>
          <w:rFonts w:ascii="Google Sans Text" w:hAnsi="Google Sans Text" w:eastAsia="Google Sans Text" w:cs="Google Sans Text"/>
          <w:color w:val="1F1F1F"/>
        </w:rPr>
        <w:t>。</w:t>
      </w:r>
    </w:p>
    <w:p w14:paraId="2B0CFFB0">
      <w:pPr>
        <w:numPr>
          <w:ilvl w:val="1"/>
          <w:numId w:val="11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福利：</w:t>
      </w:r>
      <w:r>
        <w:rPr>
          <w:rFonts w:ascii="Google Sans Text" w:hAnsi="Google Sans Text" w:eastAsia="Google Sans Text" w:cs="Google Sans Text"/>
          <w:color w:val="1F1F1F"/>
        </w:rPr>
        <w:t xml:space="preserve"> 直接给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3 年</w:t>
      </w:r>
      <w:r>
        <w:rPr>
          <w:rFonts w:ascii="Google Sans Text" w:hAnsi="Google Sans Text" w:eastAsia="Google Sans Text" w:cs="Google Sans Text"/>
          <w:color w:val="1F1F1F"/>
        </w:rPr>
        <w:t xml:space="preserve"> 会员期（原价 $7,500）。</w:t>
      </w:r>
    </w:p>
    <w:p w14:paraId="1AED5212">
      <w:pPr>
        <w:numPr>
          <w:ilvl w:val="1"/>
          <w:numId w:val="11"/>
        </w:numPr>
        <w:spacing w:after="120" w:line="275" w:lineRule="auto"/>
        <w:rPr>
          <w:del w:id="65" w:author="Hylands_Law [2]" w:date="2025-12-16T18:47:56Z"/>
        </w:rPr>
      </w:pPr>
      <w:r>
        <w:rPr>
          <w:rFonts w:ascii="Google Sans Text" w:hAnsi="Google Sans Text" w:eastAsia="Google Sans Text" w:cs="Google Sans Text"/>
          <w:b/>
          <w:bCs/>
          <w:color w:val="1F1F1F"/>
        </w:rPr>
        <w:t>逻辑：</w:t>
      </w:r>
      <w:r>
        <w:rPr>
          <w:rFonts w:ascii="Google Sans Text" w:hAnsi="Google Sans Text" w:eastAsia="Google Sans Text" w:cs="Google Sans Text"/>
          <w:color w:val="1F1F1F"/>
        </w:rPr>
        <w:t xml:space="preserve"> 平均每年不到 $1,700，深度绑定 3 年。</w:t>
      </w:r>
    </w:p>
    <w:p w14:paraId="1AED5212">
      <w:pPr>
        <w:numPr>
          <w:ilvl w:val="1"/>
          <w:numId w:val="11"/>
        </w:numPr>
        <w:rPr>
          <w:rFonts w:ascii="Google Sans Text" w:hAnsi="Google Sans Text" w:eastAsia="Google Sans Text" w:cs="Google Sans Text"/>
          <w:i/>
          <w:iCs/>
          <w:color w:val="1F1F1F"/>
        </w:rPr>
      </w:pPr>
      <w:del w:id="66" w:author="Hylands_Law [2]" w:date="2025-12-16T18:47:56Z">
        <w:bookmarkStart w:id="3" w:name="_v851yumulxhh" w:colFirst="0" w:colLast="0"/>
        <w:bookmarkEnd w:id="3"/>
        <w:r>
          <w:rPr/>
          <w:pict>
            <v:rect id="_x0000_i1031" o:spt="1" style="height:1.5pt;width:0pt;" fillcolor="#A0A0A0" filled="t" stroked="f" coordsize="21600,21600" o:hr="t" o:hrstd="t" o:hralign="center">
              <v:path/>
              <v:fill on="t" focussize="0,0"/>
              <v:stroke on="f"/>
              <v:imagedata o:title=""/>
              <o:lock v:ext="edit"/>
              <w10:wrap type="none"/>
              <w10:anchorlock/>
            </v:rect>
          </w:pict>
        </w:r>
      </w:del>
    </w:p>
    <w:p w14:paraId="549759DB">
      <w:pPr>
        <w:pStyle w:val="4"/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2. 供应链集采清单 (Supply Chain Procurement)</w:t>
      </w:r>
    </w:p>
    <w:p w14:paraId="78A9AAF7">
      <w:pPr>
        <w:spacing w:after="240" w:line="275" w:lineRule="auto"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</w:rPr>
        <w:t>UI 形式：列表式采购单，允许输入数量。价格严格对齐 Excel 表格。</w:t>
      </w:r>
    </w:p>
    <w:p w14:paraId="47844C57">
      <w:pPr>
        <w:pStyle w:val="4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bookmarkStart w:id="4" w:name="_snk6jtoucc7k" w:colFirst="0" w:colLast="0"/>
      <w:bookmarkEnd w:id="4"/>
      <w:r>
        <w:rPr>
          <w:rFonts w:ascii="Google Sans" w:hAnsi="Google Sans" w:eastAsia="Google Sans" w:cs="Google Sans"/>
          <w:color w:val="1F1F1F"/>
        </w:rPr>
        <w:t>【Tab A：学术科研加速包 (Scholar Boost)】</w:t>
      </w:r>
    </w:p>
    <w:p w14:paraId="3B4C9595">
      <w:pPr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</w:rPr>
        <w:t>针对：教授、博士、研究员及具有硕士学历毕业不足 3 年的申请人</w:t>
      </w:r>
    </w:p>
    <w:p w14:paraId="78B7BE4E">
      <w:pPr>
        <w:spacing w:after="240" w:line="275" w:lineRule="auto"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</w:rPr>
        <w:t>对应 C 端 [学术科研加速包]</w:t>
      </w:r>
    </w:p>
    <w:tbl>
      <w:tblPr>
        <w:tblStyle w:val="22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D552E7D"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4EBA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资源 SKU (合规对外名称)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3B9F7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C 端售卖形式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3DF4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B 端进货单位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8F5D8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B 端会员单价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EF4C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B 端交互 (输入数量)</w:t>
            </w:r>
          </w:p>
        </w:tc>
      </w:tr>
      <w:tr w14:paraId="25AC52CB"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3ADE0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国际科研成果发表策划</w:t>
            </w:r>
          </w:p>
          <w:p w14:paraId="4CABE037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68F43721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(Research Output Consulting)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B5B66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8 篇/包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87AEF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篇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A05F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hint="eastAsia" w:ascii="Google Sans Text" w:hAnsi="Google Sans Text" w:eastAsia="Google Sans Text" w:cs="Google Sans Text"/>
                <w:b/>
                <w:bCs/>
                <w:color w:val="1F1F1F"/>
              </w:rPr>
              <w:t xml:space="preserve"> 普通刊物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</w:t>
            </w:r>
            <w:r>
              <w:rPr>
                <w:rFonts w:hint="eastAsia" w:ascii="Google Sans Text" w:hAnsi="Google Sans Text" w:eastAsia="Google Sans Text" w:cs="Google Sans Text"/>
                <w:b/>
                <w:bCs/>
                <w:color w:val="1F1F1F"/>
              </w:rPr>
              <w:t>300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/篇</w:t>
            </w:r>
          </w:p>
          <w:p w14:paraId="3FA1D61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324BF556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hint="eastAsia" w:ascii="Google Sans Text" w:hAnsi="Google Sans Text" w:eastAsia="Google Sans Text" w:cs="Google Sans Text"/>
                <w:b/>
                <w:bCs/>
                <w:color w:val="1F1F1F"/>
              </w:rPr>
              <w:t>会议刊物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</w:t>
            </w:r>
            <w:r>
              <w:rPr>
                <w:rFonts w:hint="eastAsia" w:ascii="Google Sans Text" w:hAnsi="Google Sans Text" w:eastAsia="Google Sans Text" w:cs="Google Sans Text"/>
                <w:b/>
                <w:bCs/>
                <w:color w:val="1F1F1F"/>
              </w:rPr>
              <w:t>450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/篇</w:t>
            </w:r>
          </w:p>
          <w:p w14:paraId="19446AF3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9E2B8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  <w:tr w14:paraId="086D9C03"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2FACA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学术影响力引证建设</w:t>
            </w:r>
          </w:p>
          <w:p w14:paraId="5E3BE8ED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5117FB4B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(Impact Factor Optimization)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33000C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50 次/包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DBDF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50 次/组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794A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$1,500 /组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B0E0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  <w:tr w14:paraId="61D6761C"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1805E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同行评审席位推荐</w:t>
            </w:r>
          </w:p>
          <w:p w14:paraId="49706415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28FD5CCD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(Peer Review Guidance)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1234F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5 次/包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69A16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次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4BE4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$144 /次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EAF26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  <w:tr w14:paraId="3CB7408D"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5D8B0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权威专家证言采集</w:t>
            </w:r>
          </w:p>
          <w:p w14:paraId="4ACF1AEC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5A9E02CF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(Expert Opinion Collection)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4B9B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2 封/包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F0EC0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封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A8D7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$900 /封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1E76B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  <w:tr w14:paraId="41EA7E60"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737FA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技术产权布局与确权</w:t>
            </w:r>
          </w:p>
          <w:p w14:paraId="31ABA87E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26600CF3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(IP Strategy Service)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66318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4 个/包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635A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个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CFF6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$400 /个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70AF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  <w:tr w14:paraId="39D96AEB"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0EB0A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成果商业价值评估函</w:t>
            </w:r>
          </w:p>
          <w:p w14:paraId="1624470B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54068CB8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(Tech Value Assessment)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B76FF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1 封/包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0E32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封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D262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$1,500 /封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4922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  <w:tr w14:paraId="23A58306"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42360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国际会议受邀/任职规划</w:t>
            </w:r>
          </w:p>
          <w:p w14:paraId="225434B0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42FE45C1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(Conference Role Planning)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5DEA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1 个/包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B157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个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E198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$500 /个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95112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  <w:tr w14:paraId="5D75C8C1"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530A9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国际学术组织会籍咨询</w:t>
            </w:r>
          </w:p>
          <w:p w14:paraId="1C3907B1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3783F8E3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(Global Membership Consulting)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D486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3 个/包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EBB7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个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4855C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$250 /个</w:t>
            </w:r>
          </w:p>
        </w:tc>
        <w:tc>
          <w:tcPr>
            <w:tcW w:w="18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6245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</w:tbl>
    <w:p w14:paraId="09AC1FDA">
      <w:pPr>
        <w:pStyle w:val="3"/>
        <w:spacing w:before="120" w:after="120" w:line="275" w:lineRule="auto"/>
        <w:rPr>
          <w:rFonts w:ascii="Google Sans" w:hAnsi="Google Sans" w:eastAsia="Google Sans" w:cs="Google Sans"/>
          <w:color w:val="1F1F1F"/>
          <w:sz w:val="28"/>
          <w:szCs w:val="28"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sz w:val="28"/>
          <w:szCs w:val="28"/>
        </w:rPr>
        <w:t>【Tab B：商业领袖影响力包 (Business Boost)】</w:t>
      </w:r>
    </w:p>
    <w:p w14:paraId="2386B7A9">
      <w:r>
        <w:rPr>
          <w:rFonts w:ascii="Google Sans Text" w:hAnsi="Google Sans Text" w:eastAsia="Google Sans Text" w:cs="Google Sans Text"/>
          <w:i/>
          <w:iCs/>
          <w:color w:val="1F1F1F"/>
        </w:rPr>
        <w:t>针对：企业家、高管、技术人员等工作经验丰富的专业人士</w:t>
      </w:r>
    </w:p>
    <w:p w14:paraId="29526AC9">
      <w:pPr>
        <w:spacing w:after="240" w:line="275" w:lineRule="auto"/>
        <w:rPr>
          <w:rFonts w:ascii="Google Sans Text" w:hAnsi="Google Sans Text" w:eastAsia="Google Sans Text" w:cs="Google Sans Text"/>
          <w:i/>
          <w:iCs/>
          <w:color w:val="1F1F1F"/>
        </w:rPr>
      </w:pPr>
    </w:p>
    <w:tbl>
      <w:tblPr>
        <w:tblStyle w:val="19"/>
        <w:tblpPr w:leftFromText="180" w:rightFromText="180" w:topFromText="180" w:bottomFromText="180" w:vertAnchor="text" w:tblpX="-15" w:tblpY="1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5"/>
        <w:gridCol w:w="1875"/>
        <w:gridCol w:w="1905"/>
        <w:gridCol w:w="1845"/>
        <w:gridCol w:w="1875"/>
      </w:tblGrid>
      <w:tr w14:paraId="2CE836F4"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8F49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资源 SKU (合规对外名称)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EBD70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C 端售卖形式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C5893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B 端进货单位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1E9F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B 端会员单价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7C16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B 端交互 (输入数量)</w:t>
            </w:r>
          </w:p>
        </w:tc>
      </w:tr>
      <w:tr w14:paraId="058CC8E8"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3A207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行业领袖舆论矩阵构建</w:t>
            </w:r>
          </w:p>
          <w:p w14:paraId="0EA46426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5AAF16B6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(Personal Branding &amp; PR)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7D7EF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3 篇/包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97BE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篇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B4CFA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$170 /篇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C024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  <w:tr w14:paraId="2B3A05D5"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B1D1B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商业模式知识产权布局</w:t>
            </w:r>
          </w:p>
          <w:p w14:paraId="293ED88F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66D57AB6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(Business IP Layout)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C654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5 个/包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C70AC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个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13F2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$400 /个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6F5B0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  <w:tr w14:paraId="32F72769"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D1597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行业赛事/标准评审席位</w:t>
            </w:r>
          </w:p>
          <w:p w14:paraId="326A2A69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45265077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(Industry Judge Application)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E17DE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5 次/包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3C9F6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次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8C670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$144 /次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EE6F9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  <w:tr w14:paraId="5A79D6EC"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8C3DD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商业刊物发表指导</w:t>
            </w:r>
          </w:p>
          <w:p w14:paraId="58DC9616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5976ECBC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(Industry Insight Publication)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7D843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5 篇/包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7F0F7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篇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753D4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$320 /篇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68DF8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  <w:tr w14:paraId="35C202D7"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C087E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行业大咖独立推荐</w:t>
            </w:r>
          </w:p>
          <w:p w14:paraId="6766C532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71E4631B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(Leader Testimonial)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E20516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2 封/包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B7BB1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封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410D4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$900 /封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069B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  <w:tr w14:paraId="311F67E1"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BD2BF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北美商业合作意向规划</w:t>
            </w:r>
          </w:p>
          <w:p w14:paraId="716A263F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35C9241C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(U.S. Partnership Planning)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D9C05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1 份/包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11ECB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份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3C42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$1,200 /份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AC078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  <w:tr w14:paraId="46953F1B"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AB965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国际商会/协会会籍咨询</w:t>
            </w:r>
          </w:p>
          <w:p w14:paraId="5DCFA1DD">
            <w:pPr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</w:p>
          <w:p w14:paraId="34F8049B">
            <w:pPr>
              <w:spacing w:line="275" w:lineRule="auto"/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</w:rPr>
              <w:t>(Chamber Membership)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2F39D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3 个/包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16E99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1 个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D6DD7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</w:rPr>
              <w:t>$250 /个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E635C0">
            <w:pPr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</w:rPr>
              <w:t>[ - 1 + ]</w:t>
            </w:r>
          </w:p>
        </w:tc>
      </w:tr>
    </w:tbl>
    <w:p w14:paraId="71592873">
      <w:pPr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</w:rPr>
        <w:t xml:space="preserve">          ⚠️ 服务声明：</w:t>
      </w:r>
    </w:p>
    <w:p w14:paraId="45EF8713">
      <w:pPr>
        <w:spacing w:line="275" w:lineRule="auto"/>
        <w:ind w:left="600" w:right="60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</w:rPr>
        <w:t>本服务旨在为申请人提供职业发展规划、背景梳理及资源对接咨询。</w:t>
      </w:r>
    </w:p>
    <w:p w14:paraId="7E62D614">
      <w:pPr>
        <w:numPr>
          <w:ilvl w:val="0"/>
          <w:numId w:val="3"/>
        </w:numPr>
        <w:spacing w:line="275" w:lineRule="auto"/>
        <w:ind w:left="1080" w:right="600"/>
      </w:pPr>
      <w:r>
        <w:rPr>
          <w:rFonts w:ascii="Google Sans Text" w:hAnsi="Google Sans Text" w:eastAsia="Google Sans Text" w:cs="Google Sans Text"/>
          <w:color w:val="1F1F1F"/>
        </w:rPr>
        <w:t xml:space="preserve">移事通 (EasierTong)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不承诺</w:t>
      </w:r>
      <w:r>
        <w:rPr>
          <w:rFonts w:ascii="Google Sans Text" w:hAnsi="Google Sans Text" w:eastAsia="Google Sans Text" w:cs="Google Sans Text"/>
          <w:color w:val="1F1F1F"/>
        </w:rPr>
        <w:t>任何第三方机构（如期刊、媒体、专利局、协会）的最终审核结果。</w:t>
      </w:r>
    </w:p>
    <w:p w14:paraId="21317B57">
      <w:pPr>
        <w:numPr>
          <w:ilvl w:val="0"/>
          <w:numId w:val="3"/>
        </w:numPr>
        <w:spacing w:line="275" w:lineRule="auto"/>
        <w:ind w:left="1080" w:right="600"/>
      </w:pPr>
      <w:r>
        <w:rPr>
          <w:rFonts w:ascii="Google Sans Text" w:hAnsi="Google Sans Text" w:eastAsia="Google Sans Text" w:cs="Google Sans Text"/>
          <w:color w:val="1F1F1F"/>
        </w:rPr>
        <w:t>所有成果（如文章、专利）的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署名权与知识产权</w:t>
      </w:r>
      <w:r>
        <w:rPr>
          <w:rFonts w:ascii="Google Sans Text" w:hAnsi="Google Sans Text" w:eastAsia="Google Sans Text" w:cs="Google Sans Text"/>
          <w:color w:val="1F1F1F"/>
        </w:rPr>
        <w:t>均归申请人本人所有，平台仅提供流程辅助。</w:t>
      </w:r>
    </w:p>
    <w:p w14:paraId="1C23AEDB">
      <w:pPr>
        <w:numPr>
          <w:ilvl w:val="0"/>
          <w:numId w:val="3"/>
        </w:numPr>
        <w:spacing w:after="120" w:line="275" w:lineRule="auto"/>
        <w:ind w:left="1080" w:right="600"/>
      </w:pPr>
      <w:r>
        <w:rPr>
          <w:rFonts w:ascii="Google Sans Text" w:hAnsi="Google Sans Text" w:eastAsia="Google Sans Text" w:cs="Google Sans Text"/>
          <w:color w:val="1F1F1F"/>
        </w:rPr>
        <w:t>本服务内容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严禁用于任何学术不端或虚假欺诈行为</w:t>
      </w:r>
      <w:r>
        <w:rPr>
          <w:rFonts w:ascii="Google Sans Text" w:hAnsi="Google Sans Text" w:eastAsia="Google Sans Text" w:cs="Google Sans Text"/>
          <w:color w:val="1F1F1F"/>
        </w:rPr>
        <w:t>，申请人需对提交材料的真实性负责。</w:t>
      </w:r>
    </w:p>
    <w:p w14:paraId="24B4E6B6">
      <w:pPr>
        <w:spacing w:after="120" w:line="275" w:lineRule="auto"/>
        <w:ind w:right="600"/>
        <w:rPr>
          <w:rFonts w:ascii="Google Sans Text" w:hAnsi="Google Sans Text" w:eastAsia="Google Sans Text" w:cs="Google Sans Text"/>
          <w:color w:val="1F1F1F"/>
        </w:rPr>
      </w:pPr>
      <w:r>
        <w:rPr>
          <w:b/>
          <w:color w:val="000000"/>
        </w:rPr>
        <w:t>供应链页面仅对 is_member = true（已付费会员）开放。散户点击提示“请先开通合伙人权限”</w:t>
      </w:r>
      <w:r>
        <w:rPr>
          <w:rFonts w:hint="eastAsia"/>
          <w:b/>
          <w:color w:val="000000"/>
        </w:rPr>
        <w:t>或按照 C 端提升包结算</w:t>
      </w:r>
      <w:r>
        <w:rPr>
          <w:color w:val="000000"/>
        </w:rPr>
        <w:t>。</w:t>
      </w:r>
    </w:p>
    <w:p w14:paraId="3DE8D8BC">
      <w:pPr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sz w:val="28"/>
          <w:szCs w:val="28"/>
        </w:rPr>
        <w:t>3. B 端采购结算逻辑 (Checkout Logic)</w:t>
      </w:r>
    </w:p>
    <w:p w14:paraId="1E04067F">
      <w:pPr>
        <w:spacing w:after="120" w:line="275" w:lineRule="auto"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</w:rPr>
        <w:t>页面底部结算栏设计：</w:t>
      </w:r>
    </w:p>
    <w:p w14:paraId="0E755CDD">
      <w:pPr>
        <w:numPr>
          <w:ilvl w:val="0"/>
          <w:numId w:val="3"/>
        </w:numPr>
        <w:spacing w:line="275" w:lineRule="auto"/>
        <w:ind w:left="465"/>
      </w:pPr>
      <w:r>
        <w:rPr>
          <w:rFonts w:ascii="Google Sans Text" w:hAnsi="Google Sans Text" w:eastAsia="Google Sans Text" w:cs="Google Sans Text"/>
          <w:b/>
          <w:bCs/>
          <w:color w:val="1F1F1F"/>
        </w:rPr>
        <w:t>已选清单：</w:t>
      </w:r>
    </w:p>
    <w:p w14:paraId="425F7AA7">
      <w:pPr>
        <w:numPr>
          <w:ilvl w:val="1"/>
          <w:numId w:val="12"/>
        </w:numPr>
        <w:spacing w:line="275" w:lineRule="auto"/>
      </w:pPr>
      <w:r>
        <w:rPr>
          <w:rFonts w:ascii="Google Sans Text" w:hAnsi="Google Sans Text" w:eastAsia="Google Sans Text" w:cs="Google Sans Text"/>
          <w:i/>
          <w:iCs/>
          <w:color w:val="1F1F1F"/>
        </w:rPr>
        <w:t>国际科研成果发表 x 1 = $2,720</w:t>
      </w:r>
    </w:p>
    <w:p w14:paraId="5EB4FFEA">
      <w:pPr>
        <w:numPr>
          <w:ilvl w:val="1"/>
          <w:numId w:val="12"/>
        </w:numPr>
        <w:spacing w:line="275" w:lineRule="auto"/>
      </w:pPr>
      <w:r>
        <w:rPr>
          <w:rFonts w:ascii="Google Sans Text" w:hAnsi="Google Sans Text" w:eastAsia="Google Sans Text" w:cs="Google Sans Text"/>
          <w:i/>
          <w:iCs/>
          <w:color w:val="1F1F1F"/>
        </w:rPr>
        <w:t>行业领袖舆论矩阵 x 2 = $340</w:t>
      </w:r>
    </w:p>
    <w:p w14:paraId="51EE54A7">
      <w:pPr>
        <w:numPr>
          <w:ilvl w:val="0"/>
          <w:numId w:val="3"/>
        </w:numPr>
        <w:spacing w:line="275" w:lineRule="auto"/>
        <w:ind w:left="465"/>
      </w:pPr>
      <w:r>
        <w:rPr>
          <w:rFonts w:ascii="Google Sans Text" w:hAnsi="Google Sans Text" w:eastAsia="Google Sans Text" w:cs="Google Sans Text"/>
          <w:b/>
          <w:bCs/>
          <w:color w:val="1F1F1F"/>
        </w:rPr>
        <w:t>总金额 (Total)：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$3,060</w:t>
      </w:r>
    </w:p>
    <w:p w14:paraId="0D3184D9">
      <w:pPr>
        <w:numPr>
          <w:ilvl w:val="0"/>
          <w:numId w:val="3"/>
        </w:numPr>
        <w:spacing w:line="275" w:lineRule="auto"/>
        <w:ind w:left="465"/>
      </w:pPr>
      <w:r>
        <w:rPr>
          <w:rFonts w:ascii="Google Sans Text" w:hAnsi="Google Sans Text" w:eastAsia="Google Sans Text" w:cs="Google Sans Text"/>
          <w:b/>
          <w:bCs/>
          <w:color w:val="1F1F1F"/>
        </w:rPr>
        <w:t>支付方式 (Payment Method)：</w:t>
      </w:r>
    </w:p>
    <w:p w14:paraId="5E2ECCA2">
      <w:pPr>
        <w:numPr>
          <w:ilvl w:val="1"/>
          <w:numId w:val="13"/>
        </w:numPr>
        <w:spacing w:line="275" w:lineRule="auto"/>
      </w:pPr>
      <w:r>
        <w:rPr>
          <w:rFonts w:ascii="Google Sans Text" w:hAnsi="Google Sans Text" w:eastAsia="Google Sans Text" w:cs="Google Sans Text"/>
          <w:color w:val="1F1F1F"/>
        </w:rPr>
        <w:t xml:space="preserve">(O) 余额支付 (Balance) —— </w:t>
      </w:r>
      <w:r>
        <w:rPr>
          <w:rFonts w:ascii="Google Sans Text" w:hAnsi="Google Sans Text" w:eastAsia="Google Sans Text" w:cs="Google Sans Text"/>
          <w:i/>
          <w:iCs/>
          <w:color w:val="1F1F1F"/>
        </w:rPr>
        <w:t>系统检测：仅扣除 [本金账户]</w:t>
      </w:r>
    </w:p>
    <w:p w14:paraId="3D396926">
      <w:pPr>
        <w:numPr>
          <w:ilvl w:val="1"/>
          <w:numId w:val="13"/>
        </w:numPr>
        <w:spacing w:line="275" w:lineRule="auto"/>
      </w:pPr>
      <w:r>
        <w:rPr>
          <w:rFonts w:ascii="Google Sans Text" w:hAnsi="Google Sans Text" w:eastAsia="Google Sans Text" w:cs="Google Sans Text"/>
          <w:color w:val="1F1F1F"/>
        </w:rPr>
        <w:t>( ) 在线转账 (Bank Transfer)</w:t>
      </w:r>
    </w:p>
    <w:p w14:paraId="1795987E">
      <w:pPr>
        <w:numPr>
          <w:ilvl w:val="0"/>
          <w:numId w:val="3"/>
        </w:numPr>
        <w:spacing w:after="120" w:line="275" w:lineRule="auto"/>
        <w:ind w:left="465"/>
      </w:pPr>
      <w:r>
        <w:rPr>
          <w:rFonts w:ascii="Google Sans Text" w:hAnsi="Google Sans Text" w:eastAsia="Google Sans Text" w:cs="Google Sans Text"/>
          <w:b/>
          <w:bCs/>
          <w:color w:val="1F1F1F"/>
        </w:rPr>
        <w:t>按钮：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[ 确认下单 ]</w:t>
      </w:r>
    </w:p>
    <w:p w14:paraId="4207928A">
      <w:pPr>
        <w:pStyle w:val="3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</w:rPr>
        <w:t>第三部分： 核心风控与支付逻辑 (Critical Logic)</w:t>
      </w:r>
    </w:p>
    <w:p w14:paraId="54014811">
      <w:pPr>
        <w:spacing w:after="240" w:line="275" w:lineRule="auto"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</w:rPr>
        <w:t>给后端开发的死命令：</w:t>
      </w:r>
    </w:p>
    <w:p w14:paraId="258352A9">
      <w:pPr>
        <w:pStyle w:val="4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1. 资金双轨制 (Two Wallets)</w:t>
      </w:r>
    </w:p>
    <w:p w14:paraId="2A28312B">
      <w:pPr>
        <w:spacing w:after="12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</w:rPr>
        <w:t>B 端账号的余额必须分为两类：</w:t>
      </w:r>
    </w:p>
    <w:p w14:paraId="014D894E">
      <w:pPr>
        <w:numPr>
          <w:ilvl w:val="0"/>
          <w:numId w:val="14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Principal Balance (本金)：</w:t>
      </w:r>
      <w:r>
        <w:rPr>
          <w:rFonts w:ascii="Google Sans Text" w:hAnsi="Google Sans Text" w:eastAsia="Google Sans Text" w:cs="Google Sans Text"/>
          <w:color w:val="1F1F1F"/>
        </w:rPr>
        <w:t xml:space="preserve"> 充值的真钱。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（通用）</w:t>
      </w:r>
    </w:p>
    <w:p w14:paraId="663A7A7A">
      <w:pPr>
        <w:numPr>
          <w:ilvl w:val="0"/>
          <w:numId w:val="14"/>
        </w:numPr>
        <w:spacing w:after="120"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Bonus Balance (赠送)：</w:t>
      </w:r>
      <w:r>
        <w:rPr>
          <w:rFonts w:ascii="Google Sans Text" w:hAnsi="Google Sans Text" w:eastAsia="Google Sans Text" w:cs="Google Sans Text"/>
          <w:color w:val="1F1F1F"/>
        </w:rPr>
        <w:t xml:space="preserve"> 活动/返佣送的钱。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（受限）</w:t>
      </w:r>
    </w:p>
    <w:p w14:paraId="726EA169">
      <w:pPr>
        <w:spacing w:before="240" w:after="120" w:line="275" w:lineRule="auto"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</w:rPr>
        <w:t>扣款优先级规则：</w:t>
      </w:r>
    </w:p>
    <w:p w14:paraId="5345C862">
      <w:pPr>
        <w:numPr>
          <w:ilvl w:val="0"/>
          <w:numId w:val="15"/>
        </w:numPr>
        <w:spacing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购买 SaaS 服务（AI/托管）：</w:t>
      </w:r>
      <w:r>
        <w:rPr>
          <w:rFonts w:ascii="Google Sans Text" w:hAnsi="Google Sans Text" w:eastAsia="Google Sans Text" w:cs="Google Sans Text"/>
          <w:color w:val="1F1F1F"/>
        </w:rPr>
        <w:t xml:space="preserve"> 优先扣 Bonus，不够再扣 Principal。</w:t>
      </w:r>
    </w:p>
    <w:p w14:paraId="6C6EA4A3">
      <w:pPr>
        <w:numPr>
          <w:ilvl w:val="0"/>
          <w:numId w:val="15"/>
        </w:numPr>
        <w:spacing w:after="120"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购买 供应链（媒体/专利）：</w:t>
      </w:r>
      <w:r>
        <w:rPr>
          <w:rFonts w:ascii="Google Sans Text" w:hAnsi="Google Sans Text" w:eastAsia="Google Sans Text" w:cs="Google Sans Text"/>
          <w:color w:val="1F1F1F"/>
        </w:rPr>
        <w:t xml:space="preserve"> </w:t>
      </w:r>
      <w:r>
        <w:rPr>
          <w:rFonts w:ascii="Google Sans Text" w:hAnsi="Google Sans Text" w:eastAsia="Google Sans Text" w:cs="Google Sans Text"/>
          <w:b/>
          <w:bCs/>
          <w:color w:val="1F1F1F"/>
        </w:rPr>
        <w:t>严禁扣 Bonus</w:t>
      </w:r>
      <w:r>
        <w:rPr>
          <w:rFonts w:ascii="Google Sans Text" w:hAnsi="Google Sans Text" w:eastAsia="Google Sans Text" w:cs="Google Sans Text"/>
          <w:color w:val="1F1F1F"/>
        </w:rPr>
        <w:t>，只能扣 Principal。余额不足必须充值。</w:t>
      </w:r>
      <w:r>
        <w:br w:type="textWrapping"/>
      </w:r>
      <w:r>
        <w:rPr>
          <w:rFonts w:ascii="Google Sans Text" w:hAnsi="Google Sans Text" w:eastAsia="Google Sans Text" w:cs="Google Sans Text"/>
          <w:color w:val="1F1F1F"/>
        </w:rPr>
        <w:t xml:space="preserve">后端在处理 </w:t>
      </w:r>
      <w:r>
        <w:rPr>
          <w:rFonts w:ascii="Roboto Mono" w:hAnsi="Roboto Mono" w:eastAsia="Roboto Mono" w:cs="Roboto Mono"/>
          <w:color w:val="188038"/>
        </w:rPr>
        <w:t>Order_Type = Supply_Chain</w:t>
      </w:r>
      <w:r>
        <w:rPr>
          <w:rFonts w:ascii="Google Sans Text" w:hAnsi="Google Sans Text" w:eastAsia="Google Sans Text" w:cs="Google Sans Text"/>
          <w:color w:val="1F1F1F"/>
        </w:rPr>
        <w:t xml:space="preserve"> 的订单支付请求时，</w:t>
      </w:r>
      <w:r>
        <w:rPr>
          <w:rFonts w:ascii="Google Sans Text" w:hAnsi="Google Sans Text" w:eastAsia="Google Sans Text" w:cs="Google Sans Text"/>
          <w:b/>
          <w:color w:val="1F1F1F"/>
        </w:rPr>
        <w:t>必须强制校验</w:t>
      </w:r>
      <w:r>
        <w:rPr>
          <w:rFonts w:ascii="Google Sans Text" w:hAnsi="Google Sans Text" w:eastAsia="Google Sans Text" w:cs="Google Sans Text"/>
          <w:color w:val="1F1F1F"/>
        </w:rPr>
        <w:t xml:space="preserve">扣款账户是否为 </w:t>
      </w:r>
      <w:r>
        <w:rPr>
          <w:rFonts w:ascii="Roboto Mono" w:hAnsi="Roboto Mono" w:eastAsia="Roboto Mono" w:cs="Roboto Mono"/>
          <w:color w:val="188038"/>
        </w:rPr>
        <w:t>Principal</w:t>
      </w:r>
      <w:r>
        <w:rPr>
          <w:rFonts w:ascii="Google Sans Text" w:hAnsi="Google Sans Text" w:eastAsia="Google Sans Text" w:cs="Google Sans Text"/>
          <w:color w:val="1F1F1F"/>
        </w:rPr>
        <w:t xml:space="preserve">。如果请求中包含 </w:t>
      </w:r>
      <w:r>
        <w:rPr>
          <w:rFonts w:ascii="Roboto Mono" w:hAnsi="Roboto Mono" w:eastAsia="Roboto Mono" w:cs="Roboto Mono"/>
          <w:color w:val="188038"/>
        </w:rPr>
        <w:t>Bonus</w:t>
      </w:r>
      <w:r>
        <w:rPr>
          <w:rFonts w:ascii="Google Sans Text" w:hAnsi="Google Sans Text" w:eastAsia="Google Sans Text" w:cs="Google Sans Text"/>
          <w:color w:val="1F1F1F"/>
        </w:rPr>
        <w:t xml:space="preserve"> 扣款，</w:t>
      </w:r>
      <w:r>
        <w:rPr>
          <w:rFonts w:ascii="Google Sans Text" w:hAnsi="Google Sans Text" w:eastAsia="Google Sans Text" w:cs="Google Sans Text"/>
          <w:b/>
          <w:color w:val="1F1F1F"/>
        </w:rPr>
        <w:t>直接报错拦截（Error 403）</w:t>
      </w:r>
      <w:r>
        <w:rPr>
          <w:rFonts w:ascii="Google Sans Text" w:hAnsi="Google Sans Text" w:eastAsia="Google Sans Text" w:cs="Google Sans Text"/>
          <w:color w:val="1F1F1F"/>
        </w:rPr>
        <w:t>，防止恶意刷单。</w:t>
      </w:r>
    </w:p>
    <w:p w14:paraId="5DD28C76">
      <w:pPr>
        <w:pStyle w:val="4"/>
        <w:spacing w:after="120" w:line="275" w:lineRule="auto"/>
        <w:rPr>
          <w:rFonts w:ascii="Google Sans" w:hAnsi="Google Sans" w:eastAsia="Google Sans" w:cs="Google Sans"/>
          <w:color w:val="1F1F1F"/>
        </w:rPr>
      </w:pPr>
      <w:bookmarkStart w:id="5" w:name="_7zc7zqpwy124" w:colFirst="0" w:colLast="0"/>
      <w:bookmarkEnd w:id="5"/>
      <w:r>
        <w:rPr>
          <w:rFonts w:ascii="Google Sans" w:hAnsi="Google Sans" w:eastAsia="Google Sans" w:cs="Google Sans"/>
          <w:color w:val="1F1F1F"/>
        </w:rPr>
        <w:t>2. 价格隔离墙 (Firewall)</w:t>
      </w:r>
    </w:p>
    <w:p w14:paraId="5D713D6C">
      <w:pPr>
        <w:numPr>
          <w:ilvl w:val="0"/>
          <w:numId w:val="16"/>
        </w:numPr>
        <w:spacing w:line="275" w:lineRule="auto"/>
      </w:pPr>
      <w:bookmarkStart w:id="6" w:name="_GoBack"/>
      <w:r>
        <w:rPr>
          <w:rFonts w:ascii="Google Sans Text" w:hAnsi="Google Sans Text" w:eastAsia="Google Sans Text" w:cs="Google Sans Text"/>
          <w:b/>
          <w:bCs/>
          <w:color w:val="1F1F1F"/>
        </w:rPr>
        <w:t>前端屏蔽：</w:t>
      </w:r>
      <w:r>
        <w:rPr>
          <w:rFonts w:ascii="Google Sans Text" w:hAnsi="Google Sans Text" w:eastAsia="Google Sans Text" w:cs="Google Sans Text"/>
          <w:color w:val="1F1F1F"/>
        </w:rPr>
        <w:t xml:space="preserve"> B 端账号登录后，自动跳转后台，无法访问 C 端零售页（防止看到 C 端促销活动产生心理落差）。</w:t>
      </w:r>
    </w:p>
    <w:bookmarkEnd w:id="6"/>
    <w:p w14:paraId="007CFEF0">
      <w:pPr>
        <w:numPr>
          <w:ilvl w:val="0"/>
          <w:numId w:val="16"/>
        </w:numPr>
        <w:spacing w:after="120" w:line="275" w:lineRule="auto"/>
      </w:pPr>
      <w:r>
        <w:rPr>
          <w:rFonts w:ascii="Google Sans Text" w:hAnsi="Google Sans Text" w:eastAsia="Google Sans Text" w:cs="Google Sans Text"/>
          <w:b/>
          <w:bCs/>
          <w:color w:val="1F1F1F"/>
        </w:rPr>
        <w:t>C 端屏蔽：</w:t>
      </w:r>
      <w:r>
        <w:rPr>
          <w:rFonts w:ascii="Google Sans Text" w:hAnsi="Google Sans Text" w:eastAsia="Google Sans Text" w:cs="Google Sans Text"/>
          <w:color w:val="1F1F1F"/>
        </w:rPr>
        <w:t xml:space="preserve"> C 端账号无权访问 partner 域名的任何接口。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ylands_Law" w:date="2025-12-16T13:19:00Z" w:initials="">
    <w:p w14:paraId="0C4B917E">
      <w:pPr>
        <w:pStyle w:val="8"/>
      </w:pPr>
      <w:r>
        <w:rPr>
          <w:rFonts w:hint="eastAsia"/>
        </w:rPr>
        <w:t>风险：“体检”</w:t>
      </w:r>
      <w:r>
        <w:t>+“</w:t>
      </w:r>
      <w:r>
        <w:rPr>
          <w:rFonts w:hint="eastAsia"/>
        </w:rPr>
        <w:t>身价”容易被理解为给出确定性结论（甚至带“诊断</w:t>
      </w:r>
      <w:r>
        <w:t>/</w:t>
      </w:r>
      <w:r>
        <w:rPr>
          <w:rFonts w:hint="eastAsia"/>
        </w:rPr>
        <w:t>认证”意味），若后续转化为签约或付费服务，可能被投诉为“误导性营销</w:t>
      </w:r>
      <w:r>
        <w:t>/</w:t>
      </w:r>
      <w:r>
        <w:rPr>
          <w:rFonts w:hint="eastAsia"/>
        </w:rPr>
        <w:t>诱导消费”。</w:t>
      </w:r>
      <w:r>
        <w:t xml:space="preserve"> </w:t>
      </w:r>
    </w:p>
  </w:comment>
  <w:comment w:id="1" w:author="Hylands_Law" w:date="2025-12-16T13:21:00Z" w:initials="">
    <w:p w14:paraId="11398593">
      <w:pPr>
        <w:pStyle w:val="8"/>
      </w:pPr>
      <w:r>
        <w:rPr>
          <w:rFonts w:hint="eastAsia"/>
        </w:rPr>
        <w:t>风险：易构成“贬损式对比宣传</w:t>
      </w:r>
      <w:r>
        <w:t>/</w:t>
      </w:r>
      <w:r>
        <w:rPr>
          <w:rFonts w:hint="eastAsia"/>
        </w:rPr>
        <w:t>引人误解的绝对化效果宣称”</w:t>
      </w:r>
      <w:r>
        <w:t xml:space="preserve"> </w:t>
      </w:r>
      <w:r>
        <w:rPr>
          <w:rFonts w:hint="eastAsia"/>
        </w:rPr>
        <w:t>；“代笔”在移民材料语境下非常敏感，容易被解读为</w:t>
      </w:r>
      <w:r>
        <w:rPr>
          <w:rFonts w:hint="eastAsia"/>
          <w:b/>
          <w:bCs/>
        </w:rPr>
        <w:t>代写</w:t>
      </w:r>
      <w:r>
        <w:rPr>
          <w:b/>
          <w:bCs/>
        </w:rPr>
        <w:t>/</w:t>
      </w:r>
      <w:r>
        <w:rPr>
          <w:rFonts w:hint="eastAsia"/>
          <w:b/>
          <w:bCs/>
        </w:rPr>
        <w:t>编造</w:t>
      </w:r>
      <w:r>
        <w:rPr>
          <w:rFonts w:hint="eastAsia"/>
        </w:rPr>
        <w:t>，引发材料真实性、欺诈风险（平台连带声誉与合规风险）。</w:t>
      </w:r>
      <w:r>
        <w:t xml:space="preserve"> </w:t>
      </w:r>
    </w:p>
  </w:comment>
  <w:comment w:id="2" w:author="Hylands_Law" w:date="2025-12-16T13:24:00Z" w:initials="">
    <w:p w14:paraId="6B45A690">
      <w:pPr>
        <w:pStyle w:val="8"/>
      </w:pPr>
      <w:r>
        <w:rPr>
          <w:rFonts w:hint="eastAsia"/>
        </w:rPr>
        <w:t>风险：“前移民官”是强背书，若身份不能公开验证或措辞暗示现任</w:t>
      </w:r>
      <w:r>
        <w:t>/</w:t>
      </w:r>
      <w:r>
        <w:rPr>
          <w:rFonts w:hint="eastAsia"/>
        </w:rPr>
        <w:t>官方关系，易引发</w:t>
      </w:r>
      <w:r>
        <w:rPr>
          <w:rFonts w:hint="eastAsia"/>
          <w:b/>
          <w:bCs/>
        </w:rPr>
        <w:t>虚假宣传</w:t>
      </w:r>
      <w:r>
        <w:rPr>
          <w:b/>
          <w:bCs/>
        </w:rPr>
        <w:t>/</w:t>
      </w:r>
      <w:r>
        <w:rPr>
          <w:rFonts w:hint="eastAsia"/>
          <w:b/>
          <w:bCs/>
        </w:rPr>
        <w:t>误导</w:t>
      </w:r>
      <w:r>
        <w:rPr>
          <w:rFonts w:hint="eastAsia"/>
        </w:rPr>
        <w:t>。</w:t>
      </w:r>
      <w:r>
        <w:t xml:space="preserve"> </w:t>
      </w:r>
    </w:p>
  </w:comment>
  <w:comment w:id="3" w:author="Hylands_Law" w:date="2025-12-16T13:25:00Z" w:initials="">
    <w:p w14:paraId="1A372DD1">
      <w:pPr>
        <w:pStyle w:val="8"/>
      </w:pPr>
      <w:r>
        <w:t>“USCIS</w:t>
      </w:r>
      <w:r>
        <w:rPr>
          <w:rFonts w:hint="eastAsia"/>
        </w:rPr>
        <w:t>认可”属于</w:t>
      </w:r>
      <w:r>
        <w:rPr>
          <w:rFonts w:hint="eastAsia"/>
          <w:b/>
          <w:bCs/>
        </w:rPr>
        <w:t>权威背书</w:t>
      </w:r>
      <w:r>
        <w:rPr>
          <w:b/>
          <w:bCs/>
        </w:rPr>
        <w:t>/</w:t>
      </w:r>
      <w:r>
        <w:rPr>
          <w:rFonts w:hint="eastAsia"/>
          <w:b/>
          <w:bCs/>
        </w:rPr>
        <w:t>官方认可</w:t>
      </w:r>
      <w:r>
        <w:rPr>
          <w:rFonts w:hint="eastAsia"/>
        </w:rPr>
        <w:t>高风险表述（通常难以证明且容易被认定为虚假</w:t>
      </w:r>
      <w:r>
        <w:t>/</w:t>
      </w:r>
      <w:r>
        <w:rPr>
          <w:rFonts w:hint="eastAsia"/>
        </w:rPr>
        <w:t>误导宣传）。</w:t>
      </w:r>
      <w:r>
        <w:t xml:space="preserve"> </w:t>
      </w:r>
    </w:p>
  </w:comment>
  <w:comment w:id="4" w:author="Hylands_Law" w:date="2025-12-16T13:26:00Z" w:initials="">
    <w:p w14:paraId="7562AACF">
      <w:pPr>
        <w:pStyle w:val="8"/>
      </w:pPr>
      <w:r>
        <w:rPr>
          <w:rFonts w:hint="eastAsia"/>
        </w:rPr>
        <w:t>风险：“前移民官”是强背书，若身份不能公开验证或措辞暗示现任</w:t>
      </w:r>
      <w:r>
        <w:t>/</w:t>
      </w:r>
      <w:r>
        <w:rPr>
          <w:rFonts w:hint="eastAsia"/>
        </w:rPr>
        <w:t>官方关系，易引发</w:t>
      </w:r>
      <w:r>
        <w:rPr>
          <w:rFonts w:hint="eastAsia"/>
          <w:b/>
          <w:bCs/>
        </w:rPr>
        <w:t>虚假宣传</w:t>
      </w:r>
      <w:r>
        <w:rPr>
          <w:b/>
          <w:bCs/>
        </w:rPr>
        <w:t>/</w:t>
      </w:r>
      <w:r>
        <w:rPr>
          <w:rFonts w:hint="eastAsia"/>
          <w:b/>
          <w:bCs/>
        </w:rPr>
        <w:t>误导</w:t>
      </w:r>
      <w:r>
        <w:rPr>
          <w:rFonts w:hint="eastAsia"/>
        </w:rPr>
        <w:t>。</w:t>
      </w:r>
      <w:r>
        <w:t xml:space="preserve"> </w:t>
      </w:r>
    </w:p>
  </w:comment>
  <w:comment w:id="5" w:author="Hylands_Law" w:date="2025-12-16T13:31:00Z" w:initials="">
    <w:p w14:paraId="703405C3">
      <w:pPr>
        <w:pStyle w:val="8"/>
      </w:pPr>
      <w:r>
        <w:rPr>
          <w:rFonts w:hint="eastAsia"/>
        </w:rPr>
        <w:t>风险：涉及敏感信息处理与授权链条（数据合规、错填责任、是否构成法律代理）</w:t>
      </w:r>
      <w:r>
        <w:t xml:space="preserve"> </w:t>
      </w:r>
      <w:r>
        <w:rPr>
          <w:rFonts w:hint="eastAsia"/>
        </w:rPr>
        <w:t>；</w:t>
      </w:r>
    </w:p>
    <w:p w14:paraId="7034B3C7">
      <w:pPr>
        <w:pStyle w:val="8"/>
      </w:pPr>
      <w:r>
        <w:rPr>
          <w:rFonts w:hint="eastAsia"/>
        </w:rPr>
        <w:t>建议：加“书面授权</w:t>
      </w:r>
      <w:r>
        <w:t>+</w:t>
      </w:r>
      <w:r>
        <w:rPr>
          <w:rFonts w:hint="eastAsia"/>
        </w:rPr>
        <w:t>双人复核</w:t>
      </w:r>
      <w:r>
        <w:t>+</w:t>
      </w:r>
      <w:r>
        <w:rPr>
          <w:rFonts w:hint="eastAsia"/>
        </w:rPr>
        <w:t>以申请人最终确认提交为准”</w:t>
      </w:r>
      <w:r>
        <w:t xml:space="preserve"> </w:t>
      </w:r>
    </w:p>
  </w:comment>
  <w:comment w:id="6" w:author="Hylands_Law" w:date="2025-12-16T13:33:00Z" w:initials="">
    <w:p w14:paraId="710BD9EF">
      <w:pPr>
        <w:pStyle w:val="8"/>
      </w:pPr>
      <w:r>
        <w:rPr>
          <w:rFonts w:hint="eastAsia"/>
        </w:rPr>
        <w:t>风险：“终身负责”属于高度绝对化承诺，消费纠纷时非常被动。</w:t>
      </w:r>
      <w:r>
        <w:t xml:space="preserve"> </w:t>
      </w:r>
    </w:p>
  </w:comment>
  <w:comment w:id="7" w:author="Hylands_Law" w:date="2025-12-16T13:34:00Z" w:initials="">
    <w:p w14:paraId="4B9964D3">
      <w:pPr>
        <w:pStyle w:val="8"/>
      </w:pPr>
      <w:r>
        <w:rPr>
          <w:rFonts w:hint="eastAsia"/>
        </w:rPr>
        <w:t>风险：这些条目一旦写成“保证拿到</w:t>
      </w:r>
      <w:r>
        <w:t>/</w:t>
      </w:r>
      <w:r>
        <w:rPr>
          <w:rFonts w:hint="eastAsia"/>
        </w:rPr>
        <w:t>推荐进入</w:t>
      </w:r>
      <w:r>
        <w:t>/</w:t>
      </w:r>
      <w:r>
        <w:rPr>
          <w:rFonts w:hint="eastAsia"/>
        </w:rPr>
        <w:t>获取席位</w:t>
      </w:r>
      <w:r>
        <w:t>/</w:t>
      </w:r>
      <w:r>
        <w:rPr>
          <w:rFonts w:hint="eastAsia"/>
        </w:rPr>
        <w:t>顶尖专家签字</w:t>
      </w:r>
      <w:r>
        <w:t>/</w:t>
      </w:r>
      <w:r>
        <w:rPr>
          <w:rFonts w:hint="eastAsia"/>
        </w:rPr>
        <w:t>权威证明”，会被外界理解为</w:t>
      </w:r>
      <w:r>
        <w:rPr>
          <w:rFonts w:hint="eastAsia"/>
          <w:b/>
          <w:bCs/>
        </w:rPr>
        <w:t>花钱买背书、买发表、买审稿、买推荐信</w:t>
      </w:r>
      <w:r>
        <w:rPr>
          <w:rFonts w:hint="eastAsia"/>
        </w:rPr>
        <w:t>，与移民材料真实性要求冲突，平台可能被卷入“协助欺诈</w:t>
      </w:r>
      <w:r>
        <w:t>/</w:t>
      </w:r>
      <w:r>
        <w:rPr>
          <w:rFonts w:hint="eastAsia"/>
        </w:rPr>
        <w:t>虚假材料”的争议。</w:t>
      </w:r>
      <w:r>
        <w:t xml:space="preserve"> </w:t>
      </w:r>
    </w:p>
    <w:p w14:paraId="1487F92C">
      <w:pPr>
        <w:pStyle w:val="8"/>
      </w:pPr>
      <w:r>
        <w:rPr>
          <w:rFonts w:hint="eastAsia"/>
        </w:rPr>
        <w:t>（核心是：</w:t>
      </w:r>
      <w:r>
        <w:rPr>
          <w:rFonts w:hint="eastAsia"/>
          <w:b/>
          <w:bCs/>
        </w:rPr>
        <w:t>咨询</w:t>
      </w:r>
      <w:r>
        <w:rPr>
          <w:b/>
          <w:bCs/>
        </w:rPr>
        <w:t>/</w:t>
      </w:r>
      <w:r>
        <w:rPr>
          <w:rFonts w:hint="eastAsia"/>
          <w:b/>
          <w:bCs/>
        </w:rPr>
        <w:t>辅导</w:t>
      </w:r>
      <w:r>
        <w:rPr>
          <w:b/>
          <w:bCs/>
        </w:rPr>
        <w:t>/</w:t>
      </w:r>
      <w:r>
        <w:rPr>
          <w:rFonts w:hint="eastAsia"/>
          <w:b/>
          <w:bCs/>
        </w:rPr>
        <w:t>对接</w:t>
      </w:r>
      <w:r>
        <w:rPr>
          <w:b/>
          <w:bCs/>
        </w:rPr>
        <w:t>/</w:t>
      </w:r>
      <w:r>
        <w:rPr>
          <w:rFonts w:hint="eastAsia"/>
          <w:b/>
          <w:bCs/>
        </w:rPr>
        <w:t>材料优化</w:t>
      </w:r>
      <w:r>
        <w:rPr>
          <w:rFonts w:hint="eastAsia"/>
        </w:rPr>
        <w:t>可以；</w:t>
      </w:r>
      <w:r>
        <w:rPr>
          <w:rFonts w:hint="eastAsia"/>
          <w:b/>
          <w:bCs/>
        </w:rPr>
        <w:t>承诺结果</w:t>
      </w:r>
      <w:r>
        <w:rPr>
          <w:b/>
          <w:bCs/>
        </w:rPr>
        <w:t>/</w:t>
      </w:r>
      <w:r>
        <w:rPr>
          <w:rFonts w:hint="eastAsia"/>
          <w:b/>
          <w:bCs/>
        </w:rPr>
        <w:t>直接提供背书</w:t>
      </w:r>
      <w:r>
        <w:rPr>
          <w:b/>
          <w:bCs/>
        </w:rPr>
        <w:t>/</w:t>
      </w:r>
      <w:r>
        <w:rPr>
          <w:rFonts w:hint="eastAsia"/>
          <w:b/>
          <w:bCs/>
        </w:rPr>
        <w:t>出售席位</w:t>
      </w:r>
      <w:r>
        <w:rPr>
          <w:rFonts w:hint="eastAsia"/>
        </w:rPr>
        <w:t>不行）</w:t>
      </w:r>
      <w:r>
        <w:t xml:space="preserve"> </w:t>
      </w:r>
    </w:p>
  </w:comment>
  <w:comment w:id="8" w:author="Hylands_Law" w:date="2025-12-16T13:36:00Z" w:initials="">
    <w:p w14:paraId="5378120E">
      <w:pPr>
        <w:pStyle w:val="8"/>
      </w:pPr>
      <w:r>
        <w:rPr>
          <w:rFonts w:hint="eastAsia"/>
          <w:b/>
          <w:bCs/>
        </w:rPr>
        <w:t>风险</w:t>
      </w:r>
      <w:r>
        <w:rPr>
          <w:rFonts w:hint="eastAsia"/>
        </w:rPr>
        <w:t>：高度疑似“付费获取审稿资格”，学术伦理与合规风险极高</w:t>
      </w:r>
      <w:r>
        <w:t xml:space="preserve"> </w:t>
      </w:r>
    </w:p>
    <w:p w14:paraId="643456BB">
      <w:pPr>
        <w:pStyle w:val="8"/>
      </w:pPr>
      <w:r>
        <w:rPr>
          <w:rFonts w:hint="eastAsia"/>
          <w:b/>
          <w:bCs/>
        </w:rPr>
        <w:t>建议</w:t>
      </w:r>
      <w:r>
        <w:rPr>
          <w:rFonts w:hint="eastAsia"/>
        </w:rPr>
        <w:t>：改成“申请路径咨询</w:t>
      </w:r>
      <w:r>
        <w:t>+</w:t>
      </w:r>
      <w:r>
        <w:rPr>
          <w:rFonts w:hint="eastAsia"/>
        </w:rPr>
        <w:t>材料准备辅导”，明确“不保证获得审稿资格”。</w:t>
      </w:r>
      <w:r>
        <w:t xml:space="preserve"> </w:t>
      </w:r>
    </w:p>
  </w:comment>
  <w:comment w:id="9" w:author="Hylands_Law" w:date="2025-12-16T13:37:00Z" w:initials="">
    <w:p w14:paraId="4BE7B6B2">
      <w:pPr>
        <w:pStyle w:val="8"/>
      </w:pPr>
      <w:r>
        <w:rPr>
          <w:rFonts w:hint="eastAsia"/>
          <w:b/>
          <w:bCs/>
        </w:rPr>
        <w:t>风险</w:t>
      </w:r>
      <w:r>
        <w:rPr>
          <w:rFonts w:hint="eastAsia"/>
        </w:rPr>
        <w:t>：像“买推荐信”，可能触发虚假背书风险。</w:t>
      </w:r>
      <w:r>
        <w:br w:type="textWrapping"/>
      </w:r>
      <w:r>
        <w:rPr>
          <w:rFonts w:hint="eastAsia"/>
          <w:b/>
          <w:bCs/>
        </w:rPr>
        <w:t>建议</w:t>
      </w:r>
      <w:r>
        <w:rPr>
          <w:rFonts w:hint="eastAsia"/>
        </w:rPr>
        <w:t>：强调“基于真实项目与经历、由专家独立判断出具、平台仅协助沟通与文稿优化”。</w:t>
      </w:r>
      <w:r>
        <w:t xml:space="preserve"> </w:t>
      </w:r>
    </w:p>
  </w:comment>
  <w:comment w:id="10" w:author="Hylands_Law" w:date="2025-12-16T13:40:00Z" w:initials="">
    <w:p w14:paraId="5EE2A939">
      <w:pPr>
        <w:pStyle w:val="8"/>
      </w:pPr>
      <w:r>
        <w:rPr>
          <w:rFonts w:hint="eastAsia"/>
          <w:b/>
          <w:bCs/>
        </w:rPr>
        <w:t>风险</w:t>
      </w:r>
      <w:r>
        <w:rPr>
          <w:rFonts w:hint="eastAsia"/>
        </w:rPr>
        <w:t>：可能涉及</w:t>
      </w:r>
      <w:r>
        <w:rPr>
          <w:rFonts w:hint="eastAsia"/>
          <w:b/>
          <w:bCs/>
        </w:rPr>
        <w:t>付费推广</w:t>
      </w:r>
      <w:r>
        <w:rPr>
          <w:b/>
          <w:bCs/>
        </w:rPr>
        <w:t>/</w:t>
      </w:r>
      <w:r>
        <w:rPr>
          <w:rFonts w:hint="eastAsia"/>
          <w:b/>
          <w:bCs/>
        </w:rPr>
        <w:t>广告</w:t>
      </w:r>
      <w:r>
        <w:rPr>
          <w:rFonts w:hint="eastAsia"/>
        </w:rPr>
        <w:t>，不能写成“全美主流</w:t>
      </w:r>
      <w:r>
        <w:t>/</w:t>
      </w:r>
      <w:r>
        <w:rPr>
          <w:rFonts w:hint="eastAsia"/>
        </w:rPr>
        <w:t>构建符合移民局要求”。</w:t>
      </w:r>
      <w:r>
        <w:br w:type="textWrapping"/>
      </w:r>
      <w:r>
        <w:rPr>
          <w:rFonts w:hint="eastAsia"/>
          <w:b/>
          <w:bCs/>
        </w:rPr>
        <w:t>建议</w:t>
      </w:r>
      <w:r>
        <w:rPr>
          <w:rFonts w:hint="eastAsia"/>
        </w:rPr>
        <w:t>：明确“媒体传播</w:t>
      </w:r>
      <w:r>
        <w:t>/</w:t>
      </w:r>
      <w:r>
        <w:rPr>
          <w:rFonts w:hint="eastAsia"/>
        </w:rPr>
        <w:t>公关服务”，必要时标注“付费合作</w:t>
      </w:r>
      <w:r>
        <w:t>/</w:t>
      </w:r>
      <w:r>
        <w:rPr>
          <w:rFonts w:hint="eastAsia"/>
        </w:rPr>
        <w:t>推广属性”，并强调“内容真实、禁止虚假宣传”。</w:t>
      </w:r>
      <w:r>
        <w:t xml:space="preserve"> </w:t>
      </w:r>
    </w:p>
  </w:comment>
  <w:comment w:id="11" w:author="Hylands_Law" w:date="2025-12-16T13:42:00Z" w:initials="">
    <w:p w14:paraId="689B6428">
      <w:pPr>
        <w:pStyle w:val="8"/>
      </w:pPr>
      <w:r>
        <w:rPr>
          <w:rFonts w:hint="eastAsia"/>
          <w:b/>
          <w:bCs/>
        </w:rPr>
        <w:t>风险</w:t>
      </w:r>
      <w:r>
        <w:rPr>
          <w:rFonts w:hint="eastAsia"/>
        </w:rPr>
        <w:t>：容易被理解为“代写代发</w:t>
      </w:r>
      <w:r>
        <w:t>/</w:t>
      </w:r>
      <w:r>
        <w:rPr>
          <w:rFonts w:hint="eastAsia"/>
        </w:rPr>
        <w:t>包发表”。</w:t>
      </w:r>
      <w:r>
        <w:br w:type="textWrapping"/>
      </w:r>
      <w:r>
        <w:rPr>
          <w:rFonts w:hint="eastAsia"/>
          <w:b/>
          <w:bCs/>
        </w:rPr>
        <w:t>建议</w:t>
      </w:r>
      <w:r>
        <w:rPr>
          <w:rFonts w:hint="eastAsia"/>
        </w:rPr>
        <w:t>：改为“写作辅导、语言润色、投稿策略”，不承诺录用。</w:t>
      </w:r>
      <w:r>
        <w:t xml:space="preserve"> </w:t>
      </w:r>
    </w:p>
  </w:comment>
  <w:comment w:id="12" w:author="Hylands_Law" w:date="2025-12-16T13:44:00Z" w:initials="">
    <w:p w14:paraId="0C260E15">
      <w:pPr>
        <w:pStyle w:val="8"/>
      </w:pPr>
      <w:r>
        <w:rPr>
          <w:rFonts w:hint="eastAsia"/>
          <w:b/>
          <w:bCs/>
        </w:rPr>
        <w:t>不足</w:t>
      </w:r>
      <w:r>
        <w:rPr>
          <w:rFonts w:hint="eastAsia"/>
        </w:rPr>
        <w:t>：缺少三类关键兜底条款：</w:t>
      </w:r>
    </w:p>
    <w:p w14:paraId="2AF6E5D1">
      <w:pPr>
        <w:pStyle w:val="8"/>
        <w:numPr>
          <w:ilvl w:val="0"/>
          <w:numId w:val="1"/>
        </w:numPr>
        <w:ind w:left="720"/>
      </w:pPr>
      <w:r>
        <w:rPr>
          <w:rFonts w:hint="eastAsia"/>
          <w:b/>
          <w:bCs/>
        </w:rPr>
        <w:t>不提供法律意见</w:t>
      </w:r>
      <w:r>
        <w:rPr>
          <w:b/>
          <w:bCs/>
        </w:rPr>
        <w:t>/</w:t>
      </w:r>
      <w:r>
        <w:rPr>
          <w:rFonts w:hint="eastAsia"/>
          <w:b/>
          <w:bCs/>
        </w:rPr>
        <w:t>不构成律师</w:t>
      </w:r>
      <w:r>
        <w:rPr>
          <w:b/>
          <w:bCs/>
        </w:rPr>
        <w:t>-</w:t>
      </w:r>
      <w:r>
        <w:rPr>
          <w:rFonts w:hint="eastAsia"/>
          <w:b/>
          <w:bCs/>
        </w:rPr>
        <w:t>客户关系</w:t>
      </w:r>
      <w:r>
        <w:rPr>
          <w:rFonts w:hint="eastAsia"/>
        </w:rPr>
        <w:t>（尤其涉及美国移民）；</w:t>
      </w:r>
    </w:p>
    <w:p w14:paraId="5CDB4084">
      <w:pPr>
        <w:pStyle w:val="8"/>
        <w:numPr>
          <w:ilvl w:val="0"/>
          <w:numId w:val="1"/>
        </w:numPr>
        <w:ind w:left="720"/>
      </w:pPr>
      <w:r>
        <w:rPr>
          <w:rFonts w:hint="eastAsia"/>
          <w:b/>
          <w:bCs/>
        </w:rPr>
        <w:t>平台的合理审核义务边界</w:t>
      </w:r>
      <w:r>
        <w:rPr>
          <w:rFonts w:hint="eastAsia"/>
        </w:rPr>
        <w:t>（不能只写“用户负责”，建议加“平台有权拒绝疑似虚假材料</w:t>
      </w:r>
      <w:r>
        <w:t>/</w:t>
      </w:r>
      <w:r>
        <w:rPr>
          <w:rFonts w:hint="eastAsia"/>
        </w:rPr>
        <w:t>终止服务”）；</w:t>
      </w:r>
    </w:p>
    <w:p w14:paraId="4B073F06">
      <w:pPr>
        <w:pStyle w:val="8"/>
        <w:numPr>
          <w:ilvl w:val="0"/>
          <w:numId w:val="1"/>
        </w:numPr>
        <w:ind w:left="720"/>
      </w:pPr>
      <w:r>
        <w:rPr>
          <w:rFonts w:hint="eastAsia"/>
          <w:b/>
          <w:bCs/>
        </w:rPr>
        <w:t>退费</w:t>
      </w:r>
      <w:r>
        <w:rPr>
          <w:b/>
          <w:bCs/>
        </w:rPr>
        <w:t>/</w:t>
      </w:r>
      <w:r>
        <w:rPr>
          <w:rFonts w:hint="eastAsia"/>
          <w:b/>
          <w:bCs/>
        </w:rPr>
        <w:t>交付</w:t>
      </w:r>
      <w:r>
        <w:rPr>
          <w:b/>
          <w:bCs/>
        </w:rPr>
        <w:t>/</w:t>
      </w:r>
      <w:r>
        <w:rPr>
          <w:rFonts w:hint="eastAsia"/>
          <w:b/>
          <w:bCs/>
        </w:rPr>
        <w:t>争议解决</w:t>
      </w:r>
      <w:r>
        <w:rPr>
          <w:rFonts w:hint="eastAsia"/>
        </w:rPr>
        <w:t>（定价展示系统往往会被当成合同要约的一部分，建议统一口径）。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C4B917E" w15:done="0"/>
  <w15:commentEx w15:paraId="11398593" w15:done="0"/>
  <w15:commentEx w15:paraId="6B45A690" w15:done="0"/>
  <w15:commentEx w15:paraId="1A372DD1" w15:done="0"/>
  <w15:commentEx w15:paraId="7562AACF" w15:done="0"/>
  <w15:commentEx w15:paraId="7034B3C7" w15:done="0"/>
  <w15:commentEx w15:paraId="710BD9EF" w15:done="0"/>
  <w15:commentEx w15:paraId="1487F92C" w15:done="0"/>
  <w15:commentEx w15:paraId="643456BB" w15:done="0"/>
  <w15:commentEx w15:paraId="4BE7B6B2" w15:done="0"/>
  <w15:commentEx w15:paraId="5EE2A939" w15:done="0"/>
  <w15:commentEx w15:paraId="689B6428" w15:done="0"/>
  <w15:commentEx w15:paraId="4B073F0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7969BB47-C501-0518-BF56-4169266C7744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2" w:fontKey="{4B7A4760-028B-D9CA-BF56-41690797F163}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panose1 w:val="00000009000000000000"/>
    <w:charset w:val="00"/>
    <w:family w:val="modern"/>
    <w:pitch w:val="default"/>
    <w:sig w:usb0="E00002FF" w:usb1="1000205B" w:usb2="00000020" w:usb3="00000000" w:csb0="2000019F" w:csb1="4F010000"/>
    <w:embedRegular r:id="rId3" w:fontKey="{62B4E33F-75A3-989E-BF56-41697D970B56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FCE8F"/>
    <w:multiLevelType w:val="multilevel"/>
    <w:tmpl w:val="AFEFCE8F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A8AC341"/>
    <w:multiLevelType w:val="multilevel"/>
    <w:tmpl w:val="BA8AC341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DF75A6C7"/>
    <w:multiLevelType w:val="multilevel"/>
    <w:tmpl w:val="DF75A6C7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E9AA83DA"/>
    <w:multiLevelType w:val="multilevel"/>
    <w:tmpl w:val="E9AA83DA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EBDE7C68"/>
    <w:multiLevelType w:val="multilevel"/>
    <w:tmpl w:val="EBDE7C68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F5EBE35A"/>
    <w:multiLevelType w:val="multilevel"/>
    <w:tmpl w:val="F5EBE35A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FBDED4E7"/>
    <w:multiLevelType w:val="multilevel"/>
    <w:tmpl w:val="FBDED4E7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FBFE002D"/>
    <w:multiLevelType w:val="multilevel"/>
    <w:tmpl w:val="FBFE002D"/>
    <w:lvl w:ilvl="0" w:tentative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FD7DAF01"/>
    <w:multiLevelType w:val="multilevel"/>
    <w:tmpl w:val="FD7DAF01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FFBFF929"/>
    <w:multiLevelType w:val="multilevel"/>
    <w:tmpl w:val="FFBFF929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FFF73D4F"/>
    <w:multiLevelType w:val="multilevel"/>
    <w:tmpl w:val="FFF73D4F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9EFEF8D"/>
    <w:multiLevelType w:val="multilevel"/>
    <w:tmpl w:val="29EFEF8D"/>
    <w:lvl w:ilvl="0" w:tentative="0">
      <w:start w:val="1"/>
      <w:numFmt w:val="bullet"/>
      <w:lvlText w:val="●"/>
      <w:lvlJc w:val="left"/>
      <w:pPr>
        <w:ind w:left="10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6F65217C"/>
    <w:multiLevelType w:val="multilevel"/>
    <w:tmpl w:val="6F65217C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6FEE0890"/>
    <w:multiLevelType w:val="multilevel"/>
    <w:tmpl w:val="6FEE0890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74105A20"/>
    <w:multiLevelType w:val="multilevel"/>
    <w:tmpl w:val="74105A20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440" w:hanging="360"/>
      </w:pPr>
    </w:lvl>
    <w:lvl w:ilvl="4" w:tentative="0">
      <w:start w:val="1"/>
      <w:numFmt w:val="decimal"/>
      <w:lvlText w:val="%5."/>
      <w:lvlJc w:val="left"/>
      <w:pPr>
        <w:ind w:left="1440" w:hanging="360"/>
      </w:pPr>
    </w:lvl>
    <w:lvl w:ilvl="5" w:tentative="0">
      <w:start w:val="1"/>
      <w:numFmt w:val="decimal"/>
      <w:lvlText w:val="%6."/>
      <w:lvlJc w:val="left"/>
      <w:pPr>
        <w:ind w:left="1440" w:hanging="360"/>
      </w:pPr>
    </w:lvl>
    <w:lvl w:ilvl="6" w:tentative="0">
      <w:start w:val="1"/>
      <w:numFmt w:val="decimal"/>
      <w:lvlText w:val="%7."/>
      <w:lvlJc w:val="left"/>
      <w:pPr>
        <w:ind w:left="1440" w:hanging="360"/>
      </w:pPr>
    </w:lvl>
    <w:lvl w:ilvl="7" w:tentative="0">
      <w:start w:val="1"/>
      <w:numFmt w:val="decimal"/>
      <w:lvlText w:val="%8."/>
      <w:lvlJc w:val="left"/>
      <w:pPr>
        <w:ind w:left="1440" w:hanging="360"/>
      </w:pPr>
    </w:lvl>
    <w:lvl w:ilvl="8" w:tentative="0">
      <w:start w:val="1"/>
      <w:numFmt w:val="decimal"/>
      <w:lvlText w:val="%9."/>
      <w:lvlJc w:val="left"/>
      <w:pPr>
        <w:ind w:left="1440" w:hanging="360"/>
      </w:pPr>
    </w:lvl>
  </w:abstractNum>
  <w:abstractNum w:abstractNumId="15">
    <w:nsid w:val="7DFF5E94"/>
    <w:multiLevelType w:val="multilevel"/>
    <w:tmpl w:val="7DFF5E94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8"/>
  </w:num>
  <w:num w:numId="3">
    <w:abstractNumId w:val="11"/>
  </w:num>
  <w:num w:numId="4">
    <w:abstractNumId w:val="7"/>
  </w:num>
  <w:num w:numId="5">
    <w:abstractNumId w:val="6"/>
  </w:num>
  <w:num w:numId="6">
    <w:abstractNumId w:val="15"/>
  </w:num>
  <w:num w:numId="7">
    <w:abstractNumId w:val="0"/>
  </w:num>
  <w:num w:numId="8">
    <w:abstractNumId w:val="2"/>
  </w:num>
  <w:num w:numId="9">
    <w:abstractNumId w:val="1"/>
  </w:num>
  <w:num w:numId="10">
    <w:abstractNumId w:val="5"/>
  </w:num>
  <w:num w:numId="11">
    <w:abstractNumId w:val="4"/>
  </w:num>
  <w:num w:numId="12">
    <w:abstractNumId w:val="10"/>
  </w:num>
  <w:num w:numId="13">
    <w:abstractNumId w:val="3"/>
  </w:num>
  <w:num w:numId="14">
    <w:abstractNumId w:val="9"/>
  </w:num>
  <w:num w:numId="15">
    <w:abstractNumId w:val="13"/>
  </w:num>
  <w:num w:numId="16">
    <w:abstractNumId w:val="1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ylands_Law">
    <w15:presenceInfo w15:providerId="None" w15:userId="Hylands_Law"/>
  </w15:person>
  <w15:person w15:author="Hylands_Law [2]">
    <w15:presenceInfo w15:providerId="WPS Office" w15:userId="31650334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TrueTypeFonts/>
  <w:trackRevisions w:val="1"/>
  <w:documentProtection w:enforcement="0"/>
  <w:defaultTabStop w:val="720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592"/>
    <w:rsid w:val="000119A1"/>
    <w:rsid w:val="00172592"/>
    <w:rsid w:val="001D57FD"/>
    <w:rsid w:val="00757600"/>
    <w:rsid w:val="007B685C"/>
    <w:rsid w:val="00A44B84"/>
    <w:rsid w:val="77DFF90E"/>
    <w:rsid w:val="F73F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uiPriority w:val="0"/>
    <w:pPr>
      <w:spacing w:before="240" w:after="24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spacing w:before="225" w:after="225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spacing w:before="240" w:after="24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spacing w:before="255" w:after="255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spacing w:before="255" w:after="255"/>
      <w:outlineLvl w:val="4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13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link w:val="24"/>
    <w:uiPriority w:val="0"/>
  </w:style>
  <w:style w:type="paragraph" w:styleId="9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0">
    <w:name w:val="Title"/>
    <w:basedOn w:val="1"/>
    <w:next w:val="1"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paragraph" w:styleId="11">
    <w:name w:val="annotation subject"/>
    <w:basedOn w:val="8"/>
    <w:next w:val="8"/>
    <w:link w:val="25"/>
    <w:uiPriority w:val="0"/>
    <w:rPr>
      <w:b/>
      <w:bCs/>
    </w:rPr>
  </w:style>
  <w:style w:type="character" w:styleId="14">
    <w:name w:val="annotation reference"/>
    <w:basedOn w:val="13"/>
    <w:uiPriority w:val="0"/>
    <w:rPr>
      <w:sz w:val="21"/>
      <w:szCs w:val="21"/>
    </w:rPr>
  </w:style>
  <w:style w:type="table" w:customStyle="1" w:styleId="15">
    <w:name w:val="_Style 1"/>
    <w:basedOn w:val="16"/>
    <w:uiPriority w:val="0"/>
  </w:style>
  <w:style w:type="table" w:customStyle="1" w:styleId="1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3"/>
    <w:basedOn w:val="16"/>
    <w:uiPriority w:val="0"/>
  </w:style>
  <w:style w:type="table" w:customStyle="1" w:styleId="18">
    <w:name w:val="_Style 5"/>
    <w:basedOn w:val="16"/>
    <w:uiPriority w:val="0"/>
  </w:style>
  <w:style w:type="table" w:customStyle="1" w:styleId="19">
    <w:name w:val="_Style 6"/>
    <w:basedOn w:val="16"/>
    <w:uiPriority w:val="0"/>
  </w:style>
  <w:style w:type="table" w:customStyle="1" w:styleId="20">
    <w:name w:val="_Style 8"/>
    <w:basedOn w:val="16"/>
    <w:uiPriority w:val="0"/>
  </w:style>
  <w:style w:type="table" w:customStyle="1" w:styleId="21">
    <w:name w:val="_Style 11"/>
    <w:basedOn w:val="16"/>
    <w:uiPriority w:val="0"/>
  </w:style>
  <w:style w:type="table" w:customStyle="1" w:styleId="22">
    <w:name w:val="_Style 13"/>
    <w:basedOn w:val="16"/>
    <w:uiPriority w:val="0"/>
  </w:style>
  <w:style w:type="paragraph" w:customStyle="1" w:styleId="23">
    <w:name w:val="Revision"/>
    <w:hidden/>
    <w:unhideWhenUsed/>
    <w:uiPriority w:val="99"/>
    <w:rPr>
      <w:rFonts w:ascii="Arial" w:hAnsi="Arial" w:eastAsia="Arial" w:cs="Arial"/>
      <w:sz w:val="22"/>
      <w:szCs w:val="22"/>
      <w:lang w:val="en-US" w:eastAsia="zh-CN" w:bidi="ar-SA"/>
    </w:rPr>
  </w:style>
  <w:style w:type="character" w:customStyle="1" w:styleId="24">
    <w:name w:val="批注文字 字符"/>
    <w:basedOn w:val="13"/>
    <w:link w:val="8"/>
    <w:uiPriority w:val="0"/>
    <w:rPr>
      <w:rFonts w:ascii="Arial" w:hAnsi="Arial" w:eastAsia="Arial" w:cs="Arial"/>
      <w:sz w:val="22"/>
      <w:szCs w:val="22"/>
    </w:rPr>
  </w:style>
  <w:style w:type="character" w:customStyle="1" w:styleId="25">
    <w:name w:val="批注主题 字符"/>
    <w:basedOn w:val="24"/>
    <w:link w:val="11"/>
    <w:uiPriority w:val="0"/>
    <w:rPr>
      <w:rFonts w:ascii="Arial" w:hAnsi="Arial" w:eastAsia="Arial" w:cs="Arial"/>
      <w:b/>
      <w:bCs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1127</Words>
  <Characters>6426</Characters>
  <Lines>53</Lines>
  <Paragraphs>15</Paragraphs>
  <TotalTime>4</TotalTime>
  <ScaleCrop>false</ScaleCrop>
  <LinksUpToDate>false</LinksUpToDate>
  <CharactersWithSpaces>7538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2025-12-12T09:19:00Z</dcterms:created>
  <dc:creator>Data</dc:creator>
  <cp:lastModifiedBy>Hylands_Law</cp:lastModifiedBy>
  <dcterms:modified xsi:type="dcterms:W3CDTF">2025-12-16T20:55:27Z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371CEEDD1373F77DBF5641695128DFBB_43</vt:lpwstr>
  </property>
</Properties>
</file>